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numbering.xml" ContentType="application/vnd.openxmlformats-officedocument.wordprocessingml.numbering+xml"/>
  <ns0:Override PartName="/word/comments.xml" ContentType="application/vnd.openxmlformats-officedocument.wordprocessingml.comment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m="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Quarterly operations report</w:t>
      </w:r>
    </w:p>
    <w:p>
      <w:r>
        <w:t xml:space="preserve">Inventory availability</w:t>
      </w:r>
    </w:p>
    <w:p>
      <w:r>
        <w:t xml:space="preserve">Summary: </w:t>
      </w:r>
      <w:bookmarkStart w:id="1" w:name="Calculation"/>
      <m:oMath>
        <w:ins w:id="1201" w:author="Composite Math Reviewer" w:date="2026-10-17T00:00:00Z">
          <m:f>
            <m:num>
              <m:r>
                <m:t>x+2</m:t>
              </m:r>
            </m:num>
            <m:den>
              <m:r>
                <m:t>y</m:t>
              </m:r>
            </m:den>
          </m:f>
        </w:ins>
      </m:oMath>
      <w:bookmarkEnd w:id="1"/>
      <w:r>
        <w:t xml:space="preserve"> governs </w:t>
      </w:r>
      <w:bookmarkStart w:id="34580" w:name="CacheArticle"/>
      <w:r>
        <w:t xml:space="preserve">the</w:t>
      </w:r>
      <w:bookmarkEnd w:id="34580"/>
      <w:r>
        <w:t xml:space="preserve"> planning ratio. See </w:t>
      </w:r>
      <w:hyperlink ns2: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commentRangeStart w:id="0"/>
      <w:hyperlink ns2:id="link">
        <w:r>
          <w:t xml:space="preserve">The trend marker </w:t>
        </w:r>
      </w:hyperlink>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w:t>
      </w:r>
      <w:r>
        <w:fldChar w:fldCharType="begin"/>
        <w:instrText xml:space="preserve"> REF CacheArticle </w:instrText>
        <w:fldChar w:fldCharType="separate"/>
        <w:t xml:space="preserve">the</w:t>
        <w:fldChar w:fldCharType="end"/>
      </w:r>
      <w:r>
        <w:t xml:space="preserve"> </w:t>
      </w:r>
      <w:bookmarkStart w:id="34581" w:name="CacheCalculation"/>
      <w:r>
        <w:t xml:space="preserve">calculation</w:t>
      </w:r>
      <w:bookmarkEnd w:id="34581"/>
      <w:r>
        <w:t xml:space="preserve"> </w:t>
      </w:r>
      <w:bookmarkStart w:id="2" w:name="ComposedCalculation"/>
      <m:oMath>
        <m:r>
          <m:t>a+b=c</m:t>
        </m:r>
      </m:oMath>
      <w:bookmarkEnd w:id="2"/>
      <w:r>
        <w:t xml:space="preserve"> without replacing it.</w:t>
      </w:r>
      <w:hyperlink w:anchor="ComposedCalculation">
        <w:r>
          <w:t xml:space="preserve"> See </w:t>
        </w:r>
        <w:fldSimple w:instr=" REF CacheCalculation ">
          <w:r>
            <w:t xml:space="preserve">calculation</w:t>
          </w:r>
        </w:fldSimple>
        <w:r>
          <w:t xml:space="preserve">.</w:t>
        </w:r>
        <w:r>
          <w:t xml:space="preserve"> on page </w:t>
        </w:r>
        <w:fldSimple w:instr=" PAGE ">
          <w:r>
            <w:t xml:space="preserve">1</w:t>
          </w:r>
        </w:fldSimple>
      </w:hyperlink>
      <w:commentRangeEnd w:id="0"/>
      <w:r>
        <w:commentReference w:id="0"/>
      </w:r>
      <w:r>
        <w:t xml:space="preserve"> (page </w:t>
      </w:r>
      <w:r>
        <w:fldChar w:fldCharType="begin"/>
        <w:instrText xml:space="preserve"> PAGE </w:instrText>
        <w:fldChar w:fldCharType="separate"/>
        <w:t xml:space="preserve">1</w:t>
        <w:fldChar w:fldCharType="end"/>
      </w:r>
      <w:r>
        <w:t xml:space="preserve">)</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r>
              <w:endnoteReference w:id="1"/>
            </w:r>
            <w:r>
              <w:t xml:space="preserve"> on page </w:t>
            </w:r>
            <w:fldSimple w:instr=" PAGE ">
              <w:r>
                <w:t xml:space="preserve">1</w:t>
              </w:r>
            </w:fldSimple>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conclusion: the selected assumptions require a documented check.</w:t>
      </w:r>
      <w:r/>
      <w:r>
        <w:t xml:space="preserve"> Supporting note</w:t>
      </w:r>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endnotes.xml><?xml version="1.0" encoding="utf-8"?>
<w:endnotes xmlns:m="http://schemas.openxmlformats.org/officeDocument/2006/math"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endnote w:type="separator" w:id="-1">
    <w:p>
      <w:r>
        <w:separator/>
      </w:r>
    </w:p>
  </w:endnote>
  <w:endnote w:id="1">
    <w:p>
      <w:r>
        <w:t xml:space="preserve">All quantities in this synthetic example are illustrative.</w:t>
      </w:r>
      <w:r>
        <w:t xml:space="preserve"> Calculation: </w:t>
      </w:r>
      <w:bookmarkStart w:id="55003" w:name="NoteCalculation"/>
      <w:r>
        <w:drawing>
          <ns1:inline>
            <ns1:extent cx="457200" cy="228600"/>
            <ns1:docPr id="55004" name="NoteCompositionImage"/>
            <ns2:graphic>
              <ns2:graphicData uri="http://schemas.openxmlformats.org/drawingml/2006/picture">
                <ns3:pic>
                  <ns3:nvPicPr>
                    <ns3:cNvPr id="1" name="Public trend illustration"/>
                    <ns3:cNvPicPr/>
                  </ns3:nvPicPr>
                  <ns3:blipFill>
                    <ns2:blip ns4:embed="NoteImage"/>
                    <ns2:stretch>
                      <ns2:fillRect/>
                    </ns2:stretch>
                  </ns3:blipFill>
                  <ns3:spPr>
                    <ns2:xfrm>
                      <ns2:off x="0" y="0"/>
                      <ns2:ext cx="457200" cy="228600"/>
                    </ns2:xfrm>
                    <ns2:prstGeom prst="rect">
                      <ns2:avLst/>
                    </ns2:prstGeom>
                  </ns3:spPr>
                </ns3:pic>
              </ns2:graphicData>
            </ns2:graphic>
          </ns1:inline>
        </w:drawing>
      </w:r>
      <m:oMath>
        <w:del w:id="1203" w:author="Composite Math Reviewer" w:date="2026-10-17T00:00:00Z">
          <m:f>
            <m:num>
              <m:r>
                <m:t>x+2</m:t>
              </m:r>
            </m:num>
            <m:den>
              <m:r>
                <m:t>y</m:t>
              </m:r>
            </m:den>
          </m:f>
        </w:del>
      </m:oMath>
      <w:bookmarkEnd w:id="55003"/>
      <w:r>
        <w:t xml:space="preserve"> and </w:t>
      </w:r>
      <w:ins w:id="1204" w:author="Composite Math Reviewer" w:date="2026-10-17T00:00:00Z">
        <m:oMath>
          <m:f>
            <m:num>
              <m:r>
                <m:t>x+2</m:t>
              </m:r>
            </m:num>
            <m:den>
              <m:r>
                <m:t>y</m:t>
              </m:r>
            </m:den>
          </m:f>
        </m:oMath>
      </w:ins>
    </w:p>
  </w:endnote>
</w:endnotes>
</file>

<file path=word/footer1.xml><?xml version="1.0" encoding="utf-8"?>
<w:ftr xmlns:m="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tbl>
    <w:tblPr>
      <w:tblW w:w="9360" w:type="dxa"/>
      <w:tblLayout w:type="fixed"/>
    </w:tblPr>
    <w:tblGrid>
      <w:gridCol w:w="9360"/>
    </w:tblGrid>
    <w:tr>
      <w:tc>
        <w:tcPr>
          <w:tcW w:w="9360" w:type="dxa"/>
        </w:tcPr>
        <w:p>
          <w:r>
            <w:t xml:space="preserve">Public synthetic composition portfolio</w:t>
          </w:r>
        </w:p>
        <w:p>
          <w:r>
            <w:t xml:space="preserve">Footer: </w:t>
          </w:r>
          <w:del w:id="1202" w:author="Composite Math Reviewer" w:date="2026-10-17T00:00:00Z">
            <m:oMath>
              <m:f>
                <m:num>
                  <m:r>
                    <m:rPr>
                      <m:nor/>
                    </m:rPr>
                    <w:rPr>
                      <w:rFonts w:ascii="Arial" w:hAnsi="Arial"/>
                    </w:rPr>
                    <m:t xml:space="preserve">rate</m:t>
                  </m:r>
                </m:num>
                <m:den>
                  <m:r>
                    <m:rPr>
                      <m:nor/>
                    </m:rPr>
                    <w:rPr>
                      <w:rFonts w:ascii="Arial" w:hAnsi="Arial"/>
                    </w:rPr>
                    <m:t xml:space="preserve">time</m:t>
                  </m:r>
                </m:den>
              </m:f>
            </m:oMath>
          </w:del>
          <w:r>
            <w:t xml:space="preserve"> and </w:t>
          </w:r>
          <w:r>
            <w:drawing>
              <ns2:inline>
                <ns2:extent cx="457200" cy="228600"/>
                <ns2:docPr id="1" name="Public trend illustration"/>
                <ns3:graphic>
                  <ns3:graphicData uri="http://schemas.openxmlformats.org/drawingml/2006/picture">
                    <ns4:pic>
                      <ns4:nvPicPr>
                        <ns4:cNvPr id="1" name="Public trend illustration"/>
                        <ns4:cNvPicPr/>
                      </ns4:nvPicPr>
                      <ns4:blipFill>
                        <ns3:blip ns5:embed="leading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r>
            <w:t xml:space="preserve"> after formula.</w:t>
          </w:r>
          <w:r>
            <w:t xml:space="preserve"> Page </w:t>
          </w:r>
          <w:fldSimple w:instr="PAGE">
            <w:r>
              <w:t>1</w:t>
            </w:r>
          </w:fldSimple>
          <w:r>
            <w:t xml:space="preserve"> of </w:t>
          </w:r>
          <w:fldSimple w:instr="NUMPAGES">
            <w:r>
              <w:t>1</w:t>
            </w:r>
          </w:fldSimple>
        </w:p>
      </w:tc>
    </w:tr>
  </w:tbl>
  <w:p/>
</w:ftr>
</file>

<file path=word/header1.xml><?xml version="1.0" encoding="utf-8"?>
<w:hdr xmlns:m="http://schemas.openxmlformats.org/officeDocument/2006/math" xmlns:w="http://schemas.openxmlformats.org/wordprocessingml/2006/main">
  <w:tbl>
    <w:tblPr>
      <w:tblW w:w="9360" w:type="dxa"/>
      <w:tblLayout w:type="fixed"/>
    </w:tblPr>
    <w:tblGrid>
      <w:gridCol w:w="9360"/>
    </w:tblGrid>
    <w:tr>
      <w:tc>
        <w:tcPr>
          <w:tcW w:w="9360" w:type="dxa"/>
        </w:tcPr>
        <w:p>
          <w:r>
            <w:t xml:space="preserve">Quarterly operations report</w:t>
          </w:r>
        </w:p>
        <w:p>
          <w:ins w:id="1205" w:author="Composite Math Reviewer" w:date="2026-10-17T00:00:00Z">
            <m:oMath>
              <m:r>
                <m:t>a+b=c</m:t>
              </m:r>
            </m:oMath>
          </w:ins>
        </w:p>
      </w:tc>
    </w:tr>
  </w:tbl>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endnotes" Target="end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s>
</file>

<file path=word/_rels/endnotes.xml.rels><?xml version='1.0' encoding='utf-8'?>
<ns0:Relationships xmlns:ns0="http://schemas.openxmlformats.org/package/2006/relationships"><ns0:Relationship Id="NoteImage" Type="http://schemas.openxmlformats.org/officeDocument/2006/relationships/image" Target="media/trend.png" /></ns0:Relationships>
</file>

<file path=word/_rels/footer1.xml.rels><?xml version='1.0' encoding='utf-8'?>
<ns0:Relationships xmlns:ns0="http://schemas.openxmlformats.org/package/2006/relationships"><ns0:Relationship Id="leadingImage" Type="http://schemas.openxmlformats.org/officeDocument/2006/relationships/image" Target="media/static-cell-image.png" /></ns0:Relationships>
</file>