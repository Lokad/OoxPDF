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c>
          <w:tcPr>
            <w:tcW w:w="9000" w:type="dxa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  <m:sup>
                    <w:del w:id="901" w:author="Math Role Reviewer" w:date="2026-10-17T00:00:00Z"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w:del>
                  </m:sup>
                </m:sSubSup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