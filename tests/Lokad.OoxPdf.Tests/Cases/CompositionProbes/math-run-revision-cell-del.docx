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c>
          <w:tcPr>
            <w:tcW w:w="9000" w:type="dxa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f>
                  <m:num>
                    <w:del w:id="891" w:author="Math Run Reviewer" w:date="2026-10-17T00:00:00Z">
                      <m:r>
                        <m:t>x+2</m:t>
                      </m:r>
                    </w:del>
                  </m:num>
                  <m:den>
                    <m:r>
                      <m:t>y</m:t>
                    </m:r>
                  </m:den>
                </m:f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