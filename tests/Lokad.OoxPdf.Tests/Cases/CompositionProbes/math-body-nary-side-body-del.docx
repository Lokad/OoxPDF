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pPr>
        <w:rPr>
          <w:sz w:val="24"/>
        </w:rPr>
      </w:pPr>
      <w:r>
        <w:t xml:space="preserve">Before formula: </w:t>
      </w:r>
      <m:oMath>
        <m:nary>
          <m:naryPr>
            <m:chr m:val="∑"/>
          </m:naryPr>
          <m:sub>
            <m:r>
              <m:rPr/>
              <w:rPr>
                <w:rFonts w:ascii="Cambria Math" w:hAnsi="Cambria Math"/>
                <w:sz w:val="24"/>
              </w:rPr>
              <m:t xml:space="preserve">i=1</m:t>
            </m:r>
          </m:sub>
          <m:sup>
            <m:r>
              <m:rPr/>
              <w:rPr>
                <w:rFonts w:ascii="Cambria Math" w:hAnsi="Cambria Math"/>
                <w:sz w:val="24"/>
              </w:rPr>
              <m:t xml:space="preserve">n</m:t>
            </m:r>
          </m:sup>
          <m:e>
            <w:del w:id="931" w:author="Math Body Reviewer" w:date="2026-10-17T00:00:00Z">
              <m:r>
                <m:rPr/>
                <w:rPr>
                  <w:rFonts w:ascii="Cambria Math" w:hAnsi="Cambria Math"/>
                  <w:sz w:val="24"/>
                </w:rPr>
                <m:t xml:space="preserve">x</m:t>
              </m:r>
            </w:del>
          </m:e>
        </m:nary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  <m:naryLim m:val="subSup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