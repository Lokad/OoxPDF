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>
              <w:del w:id="1102" w:author="Script Frame Reviewer" w:date="2026-10-17T00:00:00Z">
                <m:r>
                  <w:rPr>
                    <w:rFonts w:ascii="Cambria Math" w:hAnsi="Cambria Math"/>
                  </w:rPr>
                  <m:t xml:space="preserve">α</m:t>
                </m:r>
              </w:del>
            </m:e>
            <m:sub>
              <w:del w:id="1107" w:author="Script Frame Reviewer" w:date="2026-10-17T00:00:00Z">
                <m:r>
                  <w:rPr>
                    <w:rFonts w:ascii="Cambria Math" w:hAnsi="Cambria Math"/>
                  </w:rPr>
                  <m:t xml:space="preserve">i</m:t>
                </m:r>
              </w:del>
            </m:sub>
            <m:sup>
              <w:del w:id="1112" w:author="Script Frame Reviewer" w:date="2026-10-17T00:00:00Z">
                <m:r>
                  <w:rPr>
                    <w:rFonts w:ascii="Cambria Math" w:hAnsi="Cambria Math"/>
                  </w:rPr>
                  <m:t xml:space="preserve">2</m:t>
                </m:r>
              </w:del>
            </m:sup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