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m>
            <m:mPr>
              <m:ctrlPr>
                <w:rPr>
                  <w:sz w:val="22"/>
                </w:rPr>
              </m:ctrlPr>
            </m:mPr>
            <m:mr>
              <m:e>
                <w:del w:id="991" w:author="Math Control Reviewer" w:date="2026-10-17T00:00:00Z"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w:del>
              </m:e>
              <m:e>
                <w:del w:id="992" w:author="Math Control Reviewer" w:date="2026-10-17T00:00:00Z"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w:del>
              </m:e>
            </m:mr>
            <m:mr>
              <m:e>
                <w:del w:id="993" w:author="Math Control Reviewer" w:date="2026-10-17T00:00:00Z"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w:del>
              </m:e>
              <m:e>
                <w:del w:id="994" w:author="Math Control Reviewer" w:date="2026-10-17T00:00:00Z"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w:del>
              </m:e>
            </m:mr>
          </m:m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