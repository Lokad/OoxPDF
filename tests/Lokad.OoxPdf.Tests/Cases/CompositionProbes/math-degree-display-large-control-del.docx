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rad>
            <m:radPr>
              <m:degHide m:val="0"/>
              <m:ctrlPr>
                <w:rPr>
                  <w:rFonts w:ascii="Cambria Math" w:hAnsi="Cambria Math"/>
                  <w:sz w:val="40"/>
                </w:rPr>
              </m:ctrlPr>
            </m:radPr>
            <m:deg>
              <w:del w:id="951" w:author="Math Degre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3</m:t>
                </m:r>
              </w:del>
            </m:deg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