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t>Before public math table.</w:t>
      </w:r>
    </w:p>
    <w:p>
      <m:oMath>
        <w:del w:id="901" w:author="Math Role Reviewer" w:date="2026-10-17T00:00:00Z">
          <m:r>
            <w:rPr>
              <w:rFonts w:ascii="Cambria Math" w:hAnsi="Cambria Math"/>
            </w:rPr>
            <m:t xml:space="preserve">x</m:t>
          </m:r>
        </w:del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y</m:t>
        </m:r>
      </m:oMath>
    </w:p>
    <w:p>
      <w:r>
        <w:t>After public math table.</w:t>
      </w:r>
    </w:p>
    <w:sectPr>
      <w:pgSz w:w="11906" w:h="16838" w:orient="portrait"/>
      <w:pgMar w:top="1440" w:right="1440" w:bottom="144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