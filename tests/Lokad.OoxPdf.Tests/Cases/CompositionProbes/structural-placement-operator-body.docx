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nary>
            <m:naryPr>
              <m:chr m:val="∑"/>
              <m:limLoc m:val="undOvr"/>
            </m:naryPr>
            <m:sub>
              <w:del w:id="941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w:del>
            </m:sub>
            <m:sup>
              <w:del w:id="942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w:del>
            </m:sup>
            <m:e>
              <w:del w:id="943" w:author="Math Sourc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w:del>
            </m:e>
          </m:nary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