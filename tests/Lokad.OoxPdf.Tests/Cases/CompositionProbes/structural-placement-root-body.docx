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rad>
            <m:radPr>
              <m:degHide m:val="1"/>
            </m:radPr>
            <m:deg/>
            <m:e>
              <w:del w:id="941" w:author="Math Source Reviewer" w:date="2026-10-17T00:00:00Z"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w:del>
            </m:e>
          </m:rad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