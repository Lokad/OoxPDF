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Pr>
            <m:mcs>
              <m:mc>
                <m:mcPr/>
              </m:mc>
              <m:mc>
                <m:mcPr>
                  <m:count/>
                  <m:mcJc/>
                </m:mcPr>
              </m:mc>
            </m:mcs>
          </m:mPr>
          <m:mr>
            <m:e>
              <w:del w:id="901" w:author="Math Rol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del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