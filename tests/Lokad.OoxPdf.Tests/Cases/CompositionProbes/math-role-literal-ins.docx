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m="http://schemas.openxmlformats.org/officeDocument/2006/math" xmlns:w="http://schemas.openxmlformats.org/wordprocessingml/2006/main">
  <w:body>
    <w:p>
      <w:r>
        <w:t>Before public math table.</w:t>
      </w:r>
    </w:p>
    <w:p>
      <m:oMath>
        <w:ins w:id="901" w:author="Math Role Reviewer" w:date="2026-10-17T00:00:00Z">
          <m:r>
            <w:rPr>
              <w:rFonts w:ascii="Cambria Math" w:hAnsi="Cambria Math"/>
            </w:rPr>
            <m:t xml:space="preserve">x</m:t>
          </m:r>
        </w:ins>
        <m:r>
          <w:rPr>
            <w:rFonts w:ascii="Cambria Math" w:hAnsi="Cambria Math"/>
          </w:rPr>
          <m:t xml:space="preserve">-</m:t>
        </m:r>
        <m:r>
          <w:rPr>
            <w:rFonts w:ascii="Cambria Math" w:hAnsi="Cambria Math"/>
          </w:rPr>
          <m:t xml:space="preserve">y</m:t>
        </m:r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