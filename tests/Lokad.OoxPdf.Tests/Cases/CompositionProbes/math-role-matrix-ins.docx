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m>
          <m:mPr>
            <m:mcs>
              <m:mc>
                <m:mcPr/>
              </m:mc>
              <m:mc>
                <m:mcPr>
                  <m:count/>
                  <m:mcJc/>
                </m:mcPr>
              </m:mc>
            </m:mcs>
          </m:mPr>
          <m:mr>
            <m:e>
              <w:ins w:id="901" w:author="Math Rol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w:ins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