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</w:tcPr>
          <w:p>
            <w:r>
              <w:rPr>
                <w:rFonts w:ascii="Calibri" w:hAnsi="Calibri"/>
                <w:sz w:val="22"/>
              </w:rPr>
              <w:t>Retained row before.</w:t>
            </w:r>
          </w:p>
        </w:tc>
      </w:tr>
      <w:tr>
        <w:trPr>
          <w:del w:id="711" w:author="Table Editor" w:date="2026-10-17T00:00:00Z"/>
        </w:trPr>
        <w:tc>
          <w:tcPr>
            <w:tcW w:w="9000" w:type="dxa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  <w:tr>
        <w:tc>
          <w:tcPr>
            <w:tcW w:w="9000" w:type="dxa"/>
          </w:tcPr>
          <w:p>
            <w:r>
              <w:rPr>
                <w:rFonts w:ascii="Calibri" w:hAnsi="Calibri"/>
                <w:sz w:val="22"/>
              </w:rPr>
              <w:t>Retained row after.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