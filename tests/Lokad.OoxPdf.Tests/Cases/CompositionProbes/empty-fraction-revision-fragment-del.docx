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>
          <w:del w:id="972" w:author="Whole Math Reviewer" w:date="2026-10-17T00:00:00Z">
            <m:f>
              <m:num/>
              <m:den/>
            </m:f>
          </w:del>
        </m:oMath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