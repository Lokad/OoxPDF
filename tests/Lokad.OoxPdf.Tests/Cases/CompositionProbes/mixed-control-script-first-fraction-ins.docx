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t>+</m:t>
          </m:r>
          <w:ins w:id="1201" w:author="Mixed Control Reviewer" w:date="2026-10-17T00:00:00Z">
            <m:f>
              <m:num/>
              <m:den/>
            </m:f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