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d>
            <m:dPr>
              <m:begChr m:val="["/>
              <m:endChr m:val="]"/>
            </m:dPr>
            <m:e>
              <w:del w:id="941" w:author="Math Source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w:del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