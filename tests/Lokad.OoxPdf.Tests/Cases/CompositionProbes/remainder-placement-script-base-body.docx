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sSubSup>
            <m:e>
              <w:del w:id="921" w:author="Math Argument Reviewer" w:date="2026-10-17T00:00:00Z">
                <m:r>
                  <w:rPr>
                    <w:rFonts w:ascii="Cambria Math" w:hAnsi="Cambria Math"/>
                  </w:rPr>
                  <m:t xml:space="preserve">α</m:t>
                </m:r>
              </w:del>
            </m:e>
            <m:sub>
              <m:r>
                <w:rPr>
                  <w:rFonts w:ascii="Cambria Math" w:hAnsi="Cambria Math"/>
                </w:rPr>
                <m:t xml:space="preserve">i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