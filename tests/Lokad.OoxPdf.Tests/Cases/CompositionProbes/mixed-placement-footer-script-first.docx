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t>+</m:t>
        </m:r>
        <w:ins w:id="1201" w:author="Mixed Control Reviewer" w:date="2026-10-17T00:00:00Z">
          <m:f>
            <m:num/>
            <m:den/>
          </m:f>
        </w:ins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