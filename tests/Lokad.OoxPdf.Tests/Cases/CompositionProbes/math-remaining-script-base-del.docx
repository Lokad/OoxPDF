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public math table.</w:t>
      </w:r>
    </w:p>
    <w:p>
      <m:oMath>
        <m:sSubSup>
          <m:e>
            <w:del w:id="921" w:author="Math Argument Reviewer" w:date="2026-10-17T00:00:00Z">
              <m:r>
                <w:rPr>
                  <w:rFonts w:ascii="Cambria Math" w:hAnsi="Cambria Math"/>
                </w:rPr>
                <m:t xml:space="preserve">α</m:t>
              </m:r>
            </w:del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</w:p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