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sSubSup>
          <m:e>
            <w:ins w:id="921" w:author="Math Argument Reviewer" w:date="2026-10-17T00:00:00Z">
              <m:r>
                <w:rPr>
                  <w:rFonts w:ascii="Cambria Math" w:hAnsi="Cambria Math"/>
                </w:rPr>
                <m:t xml:space="preserve">α</m:t>
              </m:r>
            </w:ins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