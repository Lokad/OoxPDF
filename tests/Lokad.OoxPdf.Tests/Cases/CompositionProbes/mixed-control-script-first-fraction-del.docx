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sSubSup>
            <m:e>
              <m:r>
                <w:rPr>
                  <w:rFonts w:ascii="Cambria Math" w:hAnsi="Cambria Math"/>
                </w:rPr>
                <m:t xml:space="preserve">α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  <m:r>
            <m:t>+</m:t>
          </m:r>
          <w:del w:id="1201" w:author="Mixed Control Reviewer" w:date="2026-10-17T00:00:00Z">
            <m:f>
              <m:num>
                <m:r>
                  <m:t>x+2</m:t>
                </m:r>
              </m:num>
              <m:den>
                <m:r>
                  <m:t>y</m:t>
                </m:r>
              </m:den>
            </m:f>
          </w:del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