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nary>
          <m:naryPr>
            <m:chr m:val="∑"/>
          </m:naryPr>
          <m:sub>
            <w:del w:id="921" w:author="Math Argument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w:del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 m:val="subSup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