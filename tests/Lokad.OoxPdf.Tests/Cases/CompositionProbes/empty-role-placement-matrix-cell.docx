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Pr>
                    <m:mcs>
                      <m:mc>
                        <m:mcPr/>
                      </m:mc>
                      <m:mc>
                        <m:mcPr>
                          <m:count/>
                          <m:mcJc/>
                        </m:mcPr>
                      </m:mc>
                    </m:mcs>
                  </m:mPr>
                  <m:mr>
                    <m:e>
                      <w:del w:id="901" w:author="Math Role Reviewer" w:date="2026-10-17T00:00:00Z"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a</m:t>
                        </m:r>
                      </w:del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ccc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