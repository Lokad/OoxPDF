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rad>
          <m:radPr>
            <m:degHide m:val="1"/>
          </m:radPr>
          <m:deg/>
          <m:e>
            <w:del w:id="901" w:author="Math Role Reviewer" w:date="2026-10-17T00:00:00Z">
              <m:r>
                <w:rPr>
                  <w:rFonts w:ascii="Cambria Math" w:hAnsi="Cambria Math"/>
                </w:rPr>
                <m:t xml:space="preserve">x</m:t>
              </m:r>
            </w:del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