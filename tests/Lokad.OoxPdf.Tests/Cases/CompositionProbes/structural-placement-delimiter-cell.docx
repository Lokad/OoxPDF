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d>
                  <m:dPr>
                    <m:begChr m:val="["/>
                    <m:endChr m:val="]"/>
                  </m:dPr>
                  <m:e>
                    <w:del w:id="941" w:author="Math Source Reviewer" w:date="2026-10-17T00:00:00Z"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n+1</m:t>
                      </m:r>
                    </w:del>
                  </m:e>
                </m:d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