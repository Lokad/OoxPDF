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Pr>
            <m:ctrlPr>
              <w:rPr>
                <w:sz w:val="22"/>
              </w:rPr>
            </m:ctrlPr>
          </m:mPr>
          <m:mr>
            <m:e>
              <w:del w:id="991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w:del>
            </m:e>
            <m:e>
              <w:del w:id="992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w:del>
            </m:e>
          </m:mr>
          <m:mr>
            <m:e>
              <w:del w:id="993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w:del>
            </m:e>
            <m:e>
              <w:del w:id="994" w:author="Math Control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w:del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