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rad>
          <m:radPr>
            <m:degHide m:val="1"/>
          </m:radPr>
          <m:deg/>
          <m:e>
            <w:ins w:id="901" w:author="Math Role Reviewer" w:date="2026-10-17T00:00:00Z">
              <m:r>
                <w:rPr>
                  <w:rFonts w:ascii="Cambria Math" w:hAnsi="Cambria Math"/>
                </w:rPr>
                <m:t xml:space="preserve">x</m:t>
              </m:r>
            </w:ins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rad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