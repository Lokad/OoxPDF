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m:oMathPara>
        <m:oMath>
          <w:del w:id="972" w:author="Whole Math Reviewer" w:date="2026-10-17T00:00:00Z">
            <m:nary>
              <m:naryPr>
                <m:chr m:val="∑"/>
                <m:limLoc m:val="undOvr"/>
              </m:naryPr>
              <m:sub>
                <m:r>
                  <m:rPr/>
                  <w:rPr>
                    <w:rFonts w:ascii="Cambria Math" w:hAnsi="Cambria Math"/>
                    <w:sz w:val="24"/>
                  </w:rPr>
                  <m:t xml:space="preserve">i=1</m:t>
                </m:r>
              </m:sub>
              <m:sup>
                <m:r>
                  <m:rPr/>
                  <w:rPr>
                    <w:rFonts w:ascii="Cambria Math" w:hAnsi="Cambria Math"/>
                    <w:sz w:val="24"/>
                  </w:rPr>
                  <m:t xml:space="preserve">n</m:t>
                </m:r>
              </m:sup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x</m:t>
                </m:r>
              </m:e>
            </m:nary>
          </w:del>
        </m:oMath>
      </m:oMathPara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