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footerReference w:type="default" ns1:id="foot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p>
    <w:pPr>
      <w:numPr>
        <w:ilvl w:val="0"/>
        <w:numId w:val="1"/>
      </w:numPr>
    </w:pPr>
    <w:r>
      <w:t xml:space="preserve">Summary: </w:t>
    </w:r>
    <w:bookmarkStart w:id="1" w:name="Calculation"/>
    <m:oMathPara>
      <m:oMath>
        <m:rad>
          <m:radPr>
            <m:degHide m:val="1"/>
          </m:radPr>
          <m:deg/>
          <m:e>
            <w:del w:id="941" w:author="Math Source Reviewer" w:date="2026-10-17T00:00:00Z">
              <m:r>
                <w:rPr>
                  <w:rFonts w:ascii="Cambria Math" w:hAnsi="Cambria Math"/>
                </w:rPr>
                <m:t xml:space="preserve">x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1</m:t>
              </m:r>
            </w:del>
          </m:e>
        </m:rad>
      </m:oMath>
    </m:oMathPara>
    <w:bookmarkEnd w:id="1"/>
    <w:r>
      <w:t xml:space="preserve"> governs the planning ratio. See </w:t>
    </w:r>
    <w:hyperlink ns2:id="link">
      <w:r>
        <w:t xml:space="preserve">public method notes</w:t>
      </w:r>
    </w:hyperlink>
    <w:r>
      <w:t xml:space="preserve">.</w:t>
    </w:r>
  </w:p>
  <w:p>
    <w:pPr>
      <w:numPr>
        <w:ilvl w:val="0"/>
        <w:numId w:val="1"/>
      </w:numPr>
    </w:pPr>
    <w:r>
      <w:t xml:space="preserve">The two relationships </w:t>
    </w:r>
    <m:oMathPara>
      <m:oMath>
        <m:r>
          <m:t>a+b=c</m:t>
        </m:r>
      </m:oMath>
    </m:oMathPara>
    <w:r>
      <w:t xml:space="preserve"> and </w:t>
    </w:r>
    <m:oMathPara>
      <m:oMath>
        <m:f>
          <m:num>
            <m:r>
              <m:t>x+2</m:t>
            </m:r>
          </m:num>
          <m:den>
            <m:r>
              <m:t>y</m:t>
            </m:r>
          </m:den>
        </m:f>
      </m:oMath>
    </m:oMathPara>
    <w:r>
      <w:t xml:space="preserve"> share the same input series.</w:t>
    </w:r>
  </w:p>
  <w:p>
    <w:pPr>
      <w:numPr>
        <w:ilvl w:val="0"/>
        <w:numId w:val="1"/>
      </w:numPr>
    </w:pPr>
    <w:r>
      <w:t xml:space="preserve">The trend marker </w:t>
    </w:r>
    <w:r>
      <w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w:drawing>
    </w:r>
    <w:r>
      <w:t xml:space="preserve"> accompanies the calculation </w:t>
    </w:r>
    <m:oMathPara>
      <m:oMath>
        <m:r>
          <m:t>a+b=c</m:t>
        </m:r>
      </m:oMath>
    </m:oMathPara>
    <w:r>
      <w:t xml:space="preserve"> without replacing it.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