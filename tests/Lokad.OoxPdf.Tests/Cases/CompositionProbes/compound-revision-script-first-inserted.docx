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Default Extension="png" ContentType="image/png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numbering.xml" ContentType="application/vnd.openxmlformats-officedocument.wordprocessingml.numbering+xml"/>
  <Override PartName="/word/comments.xml" ContentType="application/vnd.openxmlformats-officedocument.wordprocessingml.comments+xml"/>
  <Override PartName="/word/footnotes.xml" ContentType="application/vnd.openxmlformats-officedocument.wordprocessingml.footnotes+xml"/>
  <Override PartName="/word/header1.xml" ContentType="application/vnd.openxmlformats-officedocument.wordprocessingml.header+xml"/>
  <Override PartName="/word/footer1.xml" ContentType="application/vnd.openxmlformats-officedocument.wordprocessingml.footer+xml"/>
</Types>
</file>

<file path=_rels/.rels><Relationships xmlns="http://schemas.openxmlformats.org/package/2006/relationships"><Relationship Id="document" Type="http://schemas.openxmlformats.org/officeDocument/2006/relationships/officeDocument" Target="word/document.xml"/></Relationships>
</file>

<file path=word/document.xml><?xml version="1.0" encoding="utf-8"?>
<w:document xmlns:m="http://schemas.openxmlformats.org/officeDocument/2006/math" xmlns:ns2="http://schemas.openxmlformats.org/officeDocument/2006/relationships" xmlns:ns3="http://schemas.openxmlformats.org/drawingml/2006/wordprocessingDrawing" xmlns:ns4="http://schemas.openxmlformats.org/drawingml/2006/main" xmlns:ns5="http://schemas.openxmlformats.org/drawingml/2006/picture" xmlns:w="http://schemas.openxmlformats.org/wordprocessingml/2006/main">
  <w:body>
    <w:p>
      <w:pPr>
        <w:numPr>
          <w:ilvl w:val="0"/>
          <w:numId w:val="1"/>
        </w:numPr>
      </w:pPr>
      <w:r>
        <w:t xml:space="preserve">Summary: </w:t>
      </w:r>
      <w:bookmarkStart w:id="1" w:name="Calculation"/>
      <m:oMathPara>
        <m:oMath>
          <w:ins w:id="998" w:author="Compound Math Reviewer" w:date="2026-10-17T00:00:00Z">
            <m:sSubSup>
              <m:e>
                <m:r>
                  <w:rPr>
                    <w:rFonts w:ascii="Cambria Math" w:hAnsi="Cambria Math"/>
                  </w:rPr>
                  <m:t xml:space="preserve">α</m:t>
                </m:r>
              </m:e>
              <m:sub>
                <m:r>
                  <w:rPr>
                    <w:rFonts w:ascii="Cambria Math" w:hAnsi="Cambria Math"/>
                  </w:rPr>
                  <m:t xml:space="preserve">i</m:t>
                </m:r>
              </m:sub>
              <m:sup>
                <m:r>
                  <w:rPr>
                    <w:rFonts w:ascii="Cambria Math" w:hAnsi="Cambria Math"/>
                  </w:rPr>
                  <m:t xml:space="preserve">2</m:t>
                </m:r>
              </m:sup>
            </m:sSubSup>
            <m:r>
              <m:t>+</m:t>
            </m:r>
            <m:f>
              <m:num>
                <m:r>
                  <m:t>x+2</m:t>
                </m:r>
              </m:num>
              <m:den>
                <m:r>
                  <m:t>y</m:t>
                </m:r>
              </m:den>
            </m:f>
          </w:ins>
        </m:oMath>
      </m:oMathPara>
      <w:bookmarkEnd w:id="1"/>
      <w:r>
        <w:t xml:space="preserve"> governs the planning ratio. See </w:t>
      </w:r>
      <w:hyperlink ns2:id="link">
        <w:r>
          <w:t xml:space="preserve">public method notes</w:t>
        </w:r>
      </w:hyperlink>
      <w:r>
        <w:t xml:space="preserve">.</w:t>
      </w:r>
    </w:p>
    <w:p>
      <w:pPr>
        <w:numPr>
          <w:ilvl w:val="0"/>
          <w:numId w:val="1"/>
        </w:numPr>
      </w:pPr>
      <w:r>
        <w:t xml:space="preserve">The two relationships </w:t>
      </w:r>
      <m:oMathPara>
        <m:oMath>
          <m:r>
            <m:t>a+b=c</m:t>
          </m:r>
        </m:oMath>
      </m:oMathPara>
      <w:r>
        <w:t xml:space="preserve"> and </w:t>
      </w:r>
      <m:oMathPara>
        <m:oMath>
          <m:f>
            <m:num>
              <m:r>
                <m:t>x+2</m:t>
              </m:r>
            </m:num>
            <m:den>
              <m:r>
                <m:t>y</m:t>
              </m:r>
            </m:den>
          </m:f>
        </m:oMath>
      </m:oMathPara>
      <w:r>
        <w:t xml:space="preserve"> share the same input series.</w:t>
      </w:r>
    </w:p>
    <w:p>
      <w:pPr>
        <w:numPr>
          <w:ilvl w:val="0"/>
          <w:numId w:val="1"/>
        </w:numPr>
      </w:pPr>
      <w:r>
        <w:t xml:space="preserve">The trend marker </w:t>
      </w:r>
      <w:r>
        <w:drawing>
          <ns3:inline>
            <ns3:extent cx="457200" cy="228600"/>
            <ns3:docPr id="1" name="Public trend illustration"/>
            <ns4:graphic>
              <ns4:graphicData uri="http://schemas.openxmlformats.org/drawingml/2006/picture">
                <ns5:pic>
                  <ns5:nvPicPr>
                    <ns5:cNvPr id="1" name="Public trend illustration"/>
                    <ns5:cNvPicPr/>
                  </ns5:nvPicPr>
                  <ns5:blipFill>
                    <ns4:blip ns2:embed="image"/>
                    <ns4:stretch>
                      <ns4:fillRect/>
                    </ns4:stretch>
                  </ns5:blipFill>
                  <ns5:spPr>
                    <ns4:xfrm>
                      <ns4:off x="0" y="0"/>
                      <ns4:ext cx="457200" cy="228600"/>
                    </ns4:xfrm>
                    <ns4:prstGeom prst="rect">
                      <ns4:avLst/>
                    </ns4:prstGeom>
                  </ns5:spPr>
                </ns5:pic>
              </ns4:graphicData>
            </ns4:graphic>
          </ns3:inline>
        </w:drawing>
      </w:r>
      <w:r>
        <w:t xml:space="preserve"> accompanies the calculation </w:t>
      </w:r>
      <m:oMathPara>
        <m:oMath>
          <m:r>
            <m:t>a+b=c</m:t>
          </m:r>
        </m:oMath>
      </m:oMathPara>
      <w:r>
        <w:t xml:space="preserve"> without replacing it.</w:t>
      </w:r>
    </w:p>
    <w:sectPr>
      <w:pgSz w:w="12240" w:h="15840"/>
      <w:pgMar w:top="1440" w:right="1440" w:bottom="1440" w:left="1440" w:header="720" w:footer="720"/>
    </w:sectPr>
  </w:body>
</w:document>
</file>

<file path=word/comments.xml><?xml version="1.0" encoding="utf-8"?>
<w:comments xmlns:w="http://schemas.openxmlformats.org/wordprocessingml/2006/main">
  <w:comment w:id="0" w:author="Public reviewer" w:date="2026-10-15T10:00:00Z">
    <w:p>
      <w:r>
        <w:t xml:space="preserve">Check the calculation alongside the illustration.</w:t>
      </w:r>
    </w:p>
  </w:comment>
</w:comments>
</file>

<file path=word/footer1.xml><?xml version="1.0" encoding="utf-8"?>
<w:ftr xmlns:w="http://schemas.openxmlformats.org/wordprocessingml/2006/main">
  <w:p>
    <w:r>
      <w:t xml:space="preserve">Public synthetic composition portfolio</w:t>
    </w:r>
  </w:p>
</w:ftr>
</file>

<file path=word/footnotes.xml><?xml version="1.0" encoding="utf-8"?>
<w:footnotes xmlns:w="http://schemas.openxmlformats.org/wordprocessingml/2006/main">
  <w:footnote w:type="separator" w:id="-1">
    <w:p>
      <w:r>
        <w:separator/>
      </w:r>
    </w:p>
  </w:footnote>
  <w:footnote w:id="1">
    <w:p>
      <w:r>
        <w:t xml:space="preserve">All quantities in this synthetic example are illustrative.</w:t>
      </w:r>
    </w:p>
  </w:footnote>
</w:footnotes>
</file>

<file path=word/header1.xml><?xml version="1.0" encoding="utf-8"?>
<w:hdr xmlns:w="http://schemas.openxmlformats.org/wordprocessingml/2006/main" xmlns:m="http://schemas.openxmlformats.org/officeDocument/2006/math">
  <w:p>
    <w:r>
      <w:t xml:space="preserve">Quarterly operations report</w:t>
    </w:r>
  </w:p>
  <w:p>
    <m:oMath>
      <m:r>
        <m:t>a+b=c</m:t>
      </m:r>
    </m:oMath>
  </w:p>
</w:hdr>
</file>

<file path=word/numbering.xml><?xml version="1.0" encoding="utf-8"?>
<w:numbering xmlns:w="http://schemas.openxmlformats.org/wordprocessingml/2006/main">
  <w:abstractNum w:abstractNumId="0">
    <w:lvl w:ilvl="0">
      <w:start w:val="1"/>
      <w:numFmt w:val="decimal"/>
      <w:lvlText w:val="%1."/>
      <w:pPr>
        <w:ind w:left="360" w:hanging="360"/>
      </w:pPr>
    </w:lvl>
  </w:abstractNum>
  <w:num w:numId="1">
    <w:abstractNumId w:val="0"/>
  </w:num>
</w:numbering>
</file>

<file path=word/settings.xml><?xml version="1.0" encoding="utf-8"?>
<w:settings xmlns:w="http://schemas.openxmlformats.org/wordprocessingml/2006/main" xmlns:m="http://schemas.openxmlformats.org/officeDocument/2006/math">
  <m:mathPr>
    <m:mathFont m:val="Cambria Math"/>
  </m:mathPr>
</w:settings>
</file>

<file path=word/styles.xml><?xml version="1.0" encoding="utf-8"?>
<w:styles xmlns:w="http://schemas.openxmlformats.org/wordprocessingml/2006/main">
  <w:docDefaults>
    <w:rPrDefault>
      <w:rPr>
        <w:rFonts w:ascii="Calibri" w:hAnsi="Calibri"/>
        <w:sz w:val="22"/>
      </w:rPr>
    </w:rPrDefault>
    <w:pPrDefault>
      <w:pPr>
        <w:spacing w:after="120" w:line="240" w:lineRule="auto"/>
      </w:pPr>
    </w:pPrDefault>
  </w:docDefaults>
  <w:style w:type="paragraph" w:styleId="Title">
    <w:rPr>
      <w:b/>
      <w:sz w:val="36"/>
    </w:rPr>
  </w:style>
</w:styles>
</file>

<file path=word/_rels/document.xml.rels><Relationships xmlns="http://schemas.openxmlformats.org/package/2006/relationships"><Relationship Id="styles" Type="http://schemas.openxmlformats.org/officeDocument/2006/relationships/styles" Target="styles.xml"/><Relationship Id="settings" Type="http://schemas.openxmlformats.org/officeDocument/2006/relationships/settings" Target="settings.xml"/><Relationship Id="numbering" Type="http://schemas.openxmlformats.org/officeDocument/2006/relationships/numbering" Target="numbering.xml"/><Relationship Id="comments" Type="http://schemas.openxmlformats.org/officeDocument/2006/relationships/comments" Target="comments.xml"/><Relationship Id="footnotes" Type="http://schemas.openxmlformats.org/officeDocument/2006/relationships/footnotes" Target="footnotes.xml"/><Relationship Id="header" Type="http://schemas.openxmlformats.org/officeDocument/2006/relationships/header" Target="header1.xml"/><Relationship Id="footer" Type="http://schemas.openxmlformats.org/officeDocument/2006/relationships/footer" Target="footer1.xml"/><Relationship Id="image" Type="http://schemas.openxmlformats.org/officeDocument/2006/relationships/image" Target="media/trend.png"/><Relationship Id="link" Type="http://schemas.openxmlformats.org/officeDocument/2006/relationships/hyperlink" Target="https://example.org/method" TargetMode="External"/></Relationships>
</file>