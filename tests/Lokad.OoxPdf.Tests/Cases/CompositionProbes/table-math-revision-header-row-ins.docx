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>
        <w:ins w:id="711" w:author="Table Editor" w:date="2026-10-17T00:00:00Z"/>
      </w:trPr>
      <w:tc>
        <w:tcPr>
          <w:tcW w:w="9000" w:type="dxa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