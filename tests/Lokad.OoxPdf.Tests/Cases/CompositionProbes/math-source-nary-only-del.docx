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>
        <w:rPr>
          <w:sz w:val="24"/>
        </w:rPr>
      </w:pPr>
      <m:oMathPara>
        <m:oMath>
          <m:nary>
            <m:naryPr>
              <m:chr m:val="∑"/>
              <m:limLoc m:val="undOvr"/>
            </m:naryPr>
            <m:sub>
              <w:del w:id="941" w:author="Math Source Reviewer" w:date="2026-10-17T00:00:00Z">
                <m:r>
                  <m:rPr/>
                  <w:rPr>
                    <w:rFonts w:ascii="Cambria Math" w:hAnsi="Cambria Math"/>
                    <w:sz w:val="24"/>
                  </w:rPr>
                  <m:t xml:space="preserve">i=1</m:t>
                </m:r>
              </w:del>
            </m:sub>
            <m:sup>
              <w:del w:id="942" w:author="Math Source Reviewer" w:date="2026-10-17T00:00:00Z">
                <m:r>
                  <m:rPr/>
                  <w:rPr>
                    <w:rFonts w:ascii="Cambria Math" w:hAnsi="Cambria Math"/>
                    <w:sz w:val="24"/>
                  </w:rPr>
                  <m:t xml:space="preserve">n</m:t>
                </m:r>
              </w:del>
            </m:sup>
            <m:e>
              <w:del w:id="943" w:author="Math Source Reviewer" w:date="2026-10-17T00:00:00Z">
                <m:r>
                  <m:rPr/>
                  <w:rPr>
                    <w:rFonts w:ascii="Cambria Math" w:hAnsi="Cambria Math"/>
                    <w:sz w:val="24"/>
                  </w:rPr>
                  <m:t xml:space="preserve">x</m:t>
                </m:r>
              </w:del>
            </m:e>
          </m:nary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