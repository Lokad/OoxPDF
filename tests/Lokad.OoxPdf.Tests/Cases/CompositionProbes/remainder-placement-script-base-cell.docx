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sSubSup>
                  <m:e>
                    <w:del w:id="921" w:author="Math Argument Reviewer" w:date="2026-10-17T00:00:00Z">
                      <m:r>
                        <w:rPr>
                          <w:rFonts w:ascii="Cambria Math" w:hAnsi="Cambria Math"/>
                        </w:rPr>
                        <m:t xml:space="preserve">α</m:t>
                      </m:r>
                    </w:del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