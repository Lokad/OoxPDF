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pPr>
        <w:rPr>
          <w:sz w:val="24"/>
        </w:rPr>
      </w:pPr>
      <m:oMathPara>
        <m:oMath>
          <m:rad>
            <m:radPr>
              <m:degHide m:val="0"/>
              <m:ctrlPr/>
            </m:radPr>
            <m:deg>
              <w:del w:id="951" w:author="Math Degree Reviewer" w:date="2026-10-17T00:00:00Z">
                <m:r>
                  <m:rPr/>
                  <w:rPr>
                    <w:rFonts w:ascii="Cambria Math" w:hAnsi="Cambria Math"/>
                    <w:sz w:val="24"/>
                  </w:rPr>
                  <m:t xml:space="preserve">3</m:t>
                </m:r>
              </w:del>
            </m:deg>
            <m:e>
              <m:r>
                <m:rPr/>
                <w:rPr>
                  <w:rFonts w:ascii="Cambria Math" w:hAnsi="Cambria Math"/>
                  <w:sz w:val="24"/>
                </w:rPr>
                <m:t xml:space="preserve">n+1</m:t>
              </m:r>
            </m:e>
          </m:rad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