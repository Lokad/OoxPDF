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m:oMathPara>
      <m:oMath>
        <m:nary>
          <m:naryPr>
            <m:chr m:val="∑"/>
            <m:limLoc m:val="undOvr"/>
          </m:naryPr>
          <m:sub>
            <m:r>
              <m:rPr/>
              <w:rPr>
                <w:rFonts w:ascii="Cambria Math" w:hAnsi="Cambria Math"/>
                <w:sz w:val="24"/>
              </w:rPr>
              <m:t xml:space="preserve">i=1</m:t>
            </m:r>
          </m:sub>
          <m:sup>
            <w:del w:id="922" w:author="Math Argument Reviewer" w:date="2026-10-17T00:00:00Z"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w:del>
          </m:sup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</m:nary>
      </m:oMath>
    </m:oMathPara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m:oMathPara>
      <m:oMath>
        <m:r>
          <m:t>a+b=c</m:t>
        </m:r>
      </m:oMath>
    </m:oMathPara>
    <w:r>
      <w:t xml:space="preserve"> and </w:t>
    </w:r>
    <m:oMathPara>
      <m:oMath>
        <m:f>
          <m:num>
            <m:r>
              <m:t>x+2</m:t>
            </m:r>
          </m:num>
          <m:den>
            <m:r>
              <m:t>y</m:t>
            </m:r>
          </m:den>
        </m:f>
      </m:oMath>
    </m:oMathPara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m:oMathPara>
      <m:oMath>
        <m:r>
          <m:t>a+b=c</m:t>
        </m:r>
      </m:oMath>
    </m:oMathPara>
    <w:r>
      <w:t xml:space="preserve"> without replacing it.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