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m>
            <m:mPr>
              <m:mcs>
                <m:mc>
                  <m:mcPr/>
                </m:mc>
                <m:mc>
                  <m:mcPr>
                    <m:count/>
                    <m:mcJc/>
                  </m:mcPr>
                </m:mc>
              </m:mcs>
            </m:mPr>
            <m:mr>
              <m:e>
                <w:del w:id="901" w:author="Math Role Reviewer" w:date="2026-10-17T00:00:00Z">
                  <m:r>
                    <m:rPr/>
                    <w:rPr>
                      <w:rFonts w:ascii="Cambria Math" w:hAnsi="Cambria Math"/>
                      <w:sz w:val="24"/>
                    </w:rPr>
                    <m:t xml:space="preserve">a</m:t>
                  </m:r>
                </w:del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bb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ccc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</m:m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