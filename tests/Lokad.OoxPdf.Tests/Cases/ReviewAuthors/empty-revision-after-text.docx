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Public owner paragraph.</w:t>
      </w:r>
      <w:ins w:id="401" w:author="Other Reviewer" w:date="2026-10-17T00:00:00Z">
        <w:r>
          <w:t>Other inserted phrase.</w:t>
        </w:r>
      </w:ins>
      <w:ins w:id="400" w:author="Nontext Reviewer" w:date="2026-10-17T00:00:00Z">
        <w:r>
          <w:t/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