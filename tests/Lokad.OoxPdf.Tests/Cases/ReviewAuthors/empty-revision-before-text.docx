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t/>
        </w:r>
      </w:ins>
      <w:ins w:id="401" w:author="Other Reviewer" w:date="2026-10-17T00:00:00Z">
        <w:r>
          <w:t>Other inserted phrase.</w:t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