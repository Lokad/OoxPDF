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/>
      <w:r>
        <w:t>Public owner paragraph.</w:t>
      </w:r>
      <w:ins w:id="400" w:author="Nontext Reviewer" w:date="2026-10-17T00:00:00Z">
        <w:r>
          <w:t/>
        </w:r>
      </w:ins>
      <m:oMath>
        <m:f>
          <m:num>
            <m:r>
              <m:t>1</m:t>
            </m:r>
          </m:num>
          <m:den>
            <m:r>
              <m:t>2</m:t>
            </m:r>
          </m:den>
        </m:f>
      </m:oMath>
    </w:p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Commen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