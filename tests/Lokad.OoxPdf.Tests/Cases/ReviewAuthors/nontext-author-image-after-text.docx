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/>
      <w:r>
        <w:t>Public owner paragraph.</w:t>
      </w:r>
      <w:ins w:id="401" w:author="Other Reviewer" w:date="2026-10-17T00:00:00Z">
        <w:r>
          <w:t>Other inserted phrase.</w:t>
        </w:r>
      </w:ins>
      <w:ins w:id="400" w:author="Nontext Reviewer" w:date="2026-10-17T00:00:00Z">
        <w:r>
          <w:drawing>
            <ns1:inline>
              <ns1:extent cx="457200" cy="228600"/>
              <ns1:docPr id="1" name="Public trend illustration"/>
              <ns2:graphic>
                <ns2:graphicData uri="http://schemas.openxmlformats.org/drawingml/2006/picture">
                  <ns3:pic>
                    <ns3:nvPicPr>
                      <ns3:cNvPr id="1" name="Public trend illustration"/>
                      <ns3:cNvPicPr/>
                    </ns3:nvPicPr>
                    <ns3:blipFill>
                      <ns2:blip ns4:embed="image"/>
                      <ns2:stretch>
                        <ns2:fillRect/>
                      </ns2:stretch>
                    </ns3:blipFill>
                    <ns3:spPr>
                      <ns2:xfrm>
                        <ns2:off x="0" y="0"/>
                        <ns2:ext cx="457200" cy="228600"/>
                      </ns2:xfrm>
                      <ns2:prstGeom prst="rect">
                        <ns2:avLst/>
                      </ns2:prstGeom>
                    </ns3:spPr>
                  </ns3:pic>
                </ns2:graphicData>
              </ns2:graphic>
            </ns1:inline>
          </w:drawing>
        </w:r>
      </w:ins>
    </w:p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Nontex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