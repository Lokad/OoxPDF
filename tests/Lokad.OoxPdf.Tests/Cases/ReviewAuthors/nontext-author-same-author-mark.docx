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rPr>
          <w:ins w:id="400" w:author="Nontext Reviewer" w:date="2026-10-17T00:00:00Z"/>
        </w:rPr>
      </w:pPr>
      <w:r>
        <w:t>Public owner paragraph.</w:t>
      </w:r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Nontex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