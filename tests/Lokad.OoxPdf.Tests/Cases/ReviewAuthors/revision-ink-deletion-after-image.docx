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ns4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  <w:del w:id="401" w:author="Other Reviewer" w:date="2026-10-17T00:00:00Z">
        <w:r>
          <w:delText>Other deleted phrase.</w:delText>
        </w:r>
      </w:del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