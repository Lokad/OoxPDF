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rPrChange w:id="400" w:author="Nontext Reviewer" w:date="2026-10-17T00:00:00Z">
            <w:rPr/>
          </w:rPrChange>
        </w:rPr>
        <w:t>Public owner paragraph.</w:t>
      </w:r>
      <w:ins w:id="401" w:author="Other Reviewer" w:date="2026-10-17T00:00:00Z">
        <w:r>
          <w:t>Other inserted phrase.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