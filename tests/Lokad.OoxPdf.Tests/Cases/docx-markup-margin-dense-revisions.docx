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0"/>
        </w:rPr>
        <w:t>Dense revision markup margin geometry</w:t>
      </w:r>
    </w:p>
    <w:p>
      <w:r>
        <w:t>Markup margin probe 1 keeps public body text before </w:t>
      </w:r>
      <w:del w:id="11" w:author="Reviewer" w:date="2026-06-01T00:00:00Z">
        <w:r>
          <w:delText>removed wording </w:delText>
        </w:r>
      </w:del>
      <w:ins w:id="12" w:author="Reviewer" w:date="2026-06-01T00:00:00Z">
        <w:r>
          <w:t>inserted wording </w:t>
        </w:r>
      </w:ins>
      <w:r>
        <w:t>and anchors </w:t>
      </w:r>
      <w:commentRangeStart w:id="1"/>
      <w:r>
        <w:t>a review note</w:t>
      </w:r>
      <w:commentRangeEnd w:id="1"/>
      <w:r>
        <w:commentReference w:id="1"/>
      </w:r>
      <w:r>
        <w:t> for geometry measurement.</w:t>
      </w:r>
    </w:p>
    <w:p>
      <w:r>
        <w:t>Markup margin probe 2 keeps public body text before </w:t>
      </w:r>
      <w:del w:id="21" w:author="Reviewer" w:date="2026-06-01T00:00:00Z">
        <w:r>
          <w:delText>removed wording </w:delText>
        </w:r>
      </w:del>
      <w:ins w:id="22" w:author="Reviewer" w:date="2026-06-01T00:00:00Z">
        <w:r>
          <w:t>inserted wording </w:t>
        </w:r>
      </w:ins>
      <w:r>
        <w:t>and anchors </w:t>
      </w:r>
      <w:commentRangeStart w:id="2"/>
      <w:r>
        <w:t>a review note</w:t>
      </w:r>
      <w:commentRangeEnd w:id="2"/>
      <w:r>
        <w:commentReference w:id="2"/>
      </w:r>
      <w:r>
        <w:t> for geometry measurement.</w:t>
      </w:r>
    </w:p>
    <w:p>
      <w:r>
        <w:t>Markup margin probe 3 keeps public body text before </w:t>
      </w:r>
      <w:del w:id="31" w:author="Reviewer" w:date="2026-06-01T00:00:00Z">
        <w:r>
          <w:delText>removed wording </w:delText>
        </w:r>
      </w:del>
      <w:ins w:id="32" w:author="Reviewer" w:date="2026-06-01T00:00:00Z">
        <w:r>
          <w:t>inserted wording </w:t>
        </w:r>
      </w:ins>
      <w:r>
        <w:t>and anchors </w:t>
      </w:r>
      <w:commentRangeStart w:id="3"/>
      <w:r>
        <w:t>a review note</w:t>
      </w:r>
      <w:commentRangeEnd w:id="3"/>
      <w:r>
        <w:commentReference w:id="3"/>
      </w:r>
      <w:r>
        <w:t> for geometry measurement.</w:t>
      </w:r>
    </w:p>
    <w:p>
      <w:r>
        <w:t>Markup margin probe 4 keeps public body text before </w:t>
      </w:r>
      <w:del w:id="41" w:author="Reviewer" w:date="2026-06-01T00:00:00Z">
        <w:r>
          <w:delText>removed wording </w:delText>
        </w:r>
      </w:del>
      <w:ins w:id="42" w:author="Reviewer" w:date="2026-06-01T00:00:00Z">
        <w:r>
          <w:t>inserted wording </w:t>
        </w:r>
      </w:ins>
      <w:r>
        <w:t>and anchors </w:t>
      </w:r>
      <w:commentRangeStart w:id="4"/>
      <w:r>
        <w:t>a review note</w:t>
      </w:r>
      <w:commentRangeEnd w:id="4"/>
      <w:r>
        <w:commentReference w:id="4"/>
      </w:r>
      <w:r>
        <w:t> for geometry measurement.</w:t>
      </w:r>
    </w:p>
    <w:p>
      <w:r>
        <w:t>Markup margin probe 5 keeps public body text before </w:t>
      </w:r>
      <w:del w:id="51" w:author="Reviewer" w:date="2026-06-01T00:00:00Z">
        <w:r>
          <w:delText>removed wording </w:delText>
        </w:r>
      </w:del>
      <w:ins w:id="52" w:author="Reviewer" w:date="2026-06-01T00:00:00Z">
        <w:r>
          <w:t>inserted wording </w:t>
        </w:r>
      </w:ins>
      <w:r>
        <w:t>and anchors </w:t>
      </w:r>
      <w:commentRangeStart w:id="5"/>
      <w:r>
        <w:t>a review note</w:t>
      </w:r>
      <w:commentRangeEnd w:id="5"/>
      <w:r>
        <w:commentReference w:id="5"/>
      </w:r>
      <w:r>
        <w:t> for geometry measurement.</w:t>
      </w:r>
    </w:p>
    <w:p>
      <w:r>
        <w:t>Markup margin probe 6 keeps public body text before </w:t>
      </w:r>
      <w:del w:id="61" w:author="Reviewer" w:date="2026-06-01T00:00:00Z">
        <w:r>
          <w:delText>removed wording </w:delText>
        </w:r>
      </w:del>
      <w:ins w:id="62" w:author="Reviewer" w:date="2026-06-01T00:00:00Z">
        <w:r>
          <w:t>inserted wording </w:t>
        </w:r>
      </w:ins>
      <w:r>
        <w:t>and anchors </w:t>
      </w:r>
      <w:commentRangeStart w:id="6"/>
      <w:r>
        <w:t>a review note</w:t>
      </w:r>
      <w:commentRangeEnd w:id="6"/>
      <w:r>
        <w:commentReference w:id="6"/>
      </w:r>
      <w:r>
        <w:t> for geometry measurement.</w:t>
      </w:r>
    </w:p>
    <w:p>
      <w:r>
        <w:t>Markup margin probe 7 keeps public body text before </w:t>
      </w:r>
      <w:del w:id="71" w:author="Reviewer" w:date="2026-06-01T00:00:00Z">
        <w:r>
          <w:delText>removed wording </w:delText>
        </w:r>
      </w:del>
      <w:ins w:id="72" w:author="Reviewer" w:date="2026-06-01T00:00:00Z">
        <w:r>
          <w:t>inserted wording </w:t>
        </w:r>
      </w:ins>
      <w:r>
        <w:t>and anchors </w:t>
      </w:r>
      <w:commentRangeStart w:id="7"/>
      <w:r>
        <w:t>a review note</w:t>
      </w:r>
      <w:commentRangeEnd w:id="7"/>
      <w:r>
        <w:commentReference w:id="7"/>
      </w:r>
      <w:r>
        <w:t> for geometry measurement.</w:t>
      </w:r>
    </w:p>
    <w:p>
      <w:r>
        <w:t>Markup margin probe 8 keeps public body text before </w:t>
      </w:r>
      <w:del w:id="81" w:author="Reviewer" w:date="2026-06-01T00:00:00Z">
        <w:r>
          <w:delText>removed wording </w:delText>
        </w:r>
      </w:del>
      <w:ins w:id="82" w:author="Reviewer" w:date="2026-06-01T00:00:00Z">
        <w:r>
          <w:t>inserted wording </w:t>
        </w:r>
      </w:ins>
      <w:r>
        <w:t>and anchors </w:t>
      </w:r>
      <w:commentRangeStart w:id="8"/>
      <w:r>
        <w:t>a review note</w:t>
      </w:r>
      <w:commentRangeEnd w:id="8"/>
      <w:r>
        <w:commentReference w:id="8"/>
      </w:r>
      <w:r>
        <w:t> for geometry measurement.</w:t>
      </w:r>
    </w:p>
    <w:p>
      <w:r>
        <w:t>Markup margin probe 9 keeps public body text before </w:t>
      </w:r>
      <w:del w:id="91" w:author="Reviewer" w:date="2026-06-01T00:00:00Z">
        <w:r>
          <w:delText>removed wording </w:delText>
        </w:r>
      </w:del>
      <w:ins w:id="92" w:author="Reviewer" w:date="2026-06-01T00:00:00Z">
        <w:r>
          <w:t>inserted wording </w:t>
        </w:r>
      </w:ins>
      <w:r>
        <w:t>and anchors </w:t>
      </w:r>
      <w:commentRangeStart w:id="9"/>
      <w:r>
        <w:t>a review note</w:t>
      </w:r>
      <w:commentRangeEnd w:id="9"/>
      <w:r>
        <w:commentReference w:id="9"/>
      </w:r>
      <w:r>
        <w:t> for geometry measurement.</w:t>
      </w:r>
    </w:p>
    <w:p>
      <w:r>
        <w:t>Markup margin probe 10 keeps public body text before </w:t>
      </w:r>
      <w:del w:id="101" w:author="Reviewer" w:date="2026-06-01T00:00:00Z">
        <w:r>
          <w:delText>removed wording </w:delText>
        </w:r>
      </w:del>
      <w:ins w:id="102" w:author="Reviewer" w:date="2026-06-01T00:00:00Z">
        <w:r>
          <w:t>inserted wording </w:t>
        </w:r>
      </w:ins>
      <w:r>
        <w:t>and anchors </w:t>
      </w:r>
      <w:commentRangeStart w:id="10"/>
      <w:r>
        <w:t>a review note</w:t>
      </w:r>
      <w:commentRangeEnd w:id="10"/>
      <w:r>
        <w:commentReference w:id="10"/>
      </w:r>
      <w:r>
        <w:t> for geometry measurement.</w:t>
      </w:r>
    </w:p>
    <w:p>
      <w:r>
        <w:t>Markup margin probe 11 keeps public body text before </w:t>
      </w:r>
      <w:del w:id="111" w:author="Reviewer" w:date="2026-06-01T00:00:00Z">
        <w:r>
          <w:delText>removed wording </w:delText>
        </w:r>
      </w:del>
      <w:ins w:id="112" w:author="Reviewer" w:date="2026-06-01T00:00:00Z">
        <w:r>
          <w:t>inserted wording </w:t>
        </w:r>
      </w:ins>
      <w:r>
        <w:t>and anchors </w:t>
      </w:r>
      <w:commentRangeStart w:id="11"/>
      <w:r>
        <w:t>a review note</w:t>
      </w:r>
      <w:commentRangeEnd w:id="11"/>
      <w:r>
        <w:commentReference w:id="11"/>
      </w:r>
      <w:r>
        <w:t> for geometry measurement.</w:t>
      </w:r>
    </w:p>
    <w:p>
      <w:r>
        <w:t>Markup margin probe 12 keeps public body text before </w:t>
      </w:r>
      <w:del w:id="121" w:author="Reviewer" w:date="2026-06-01T00:00:00Z">
        <w:r>
          <w:delText>removed wording </w:delText>
        </w:r>
      </w:del>
      <w:ins w:id="122" w:author="Reviewer" w:date="2026-06-01T00:00:00Z">
        <w:r>
          <w:t>inserted wording </w:t>
        </w:r>
      </w:ins>
      <w:r>
        <w:t>and anchors </w:t>
      </w:r>
      <w:commentRangeStart w:id="12"/>
      <w:r>
        <w:t>a review note</w:t>
      </w:r>
      <w:commentRangeEnd w:id="12"/>
      <w:r>
        <w:commentReference w:id="12"/>
      </w:r>
      <w:r>
        <w:t> for geometry measurement.</w:t>
      </w:r>
    </w:p>
    <w:p>
      <w:r>
        <w:t>Markup margin probe 13 keeps public body text before </w:t>
      </w:r>
      <w:del w:id="131" w:author="Reviewer" w:date="2026-06-01T00:00:00Z">
        <w:r>
          <w:delText>removed wording </w:delText>
        </w:r>
      </w:del>
      <w:ins w:id="132" w:author="Reviewer" w:date="2026-06-01T00:00:00Z">
        <w:r>
          <w:t>inserted wording </w:t>
        </w:r>
      </w:ins>
      <w:r>
        <w:t>and anchors </w:t>
      </w:r>
      <w:commentRangeStart w:id="13"/>
      <w:r>
        <w:t>a review note</w:t>
      </w:r>
      <w:commentRangeEnd w:id="13"/>
      <w:r>
        <w:commentReference w:id="13"/>
      </w:r>
      <w:r>
        <w:t> for geometry measurement.</w:t>
      </w:r>
    </w:p>
    <w:p>
      <w:r>
        <w:t>Markup margin probe 14 keeps public body text before </w:t>
      </w:r>
      <w:del w:id="141" w:author="Reviewer" w:date="2026-06-01T00:00:00Z">
        <w:r>
          <w:delText>removed wording </w:delText>
        </w:r>
      </w:del>
      <w:ins w:id="142" w:author="Reviewer" w:date="2026-06-01T00:00:00Z">
        <w:r>
          <w:t>inserted wording </w:t>
        </w:r>
      </w:ins>
      <w:r>
        <w:t>and anchors </w:t>
      </w:r>
      <w:commentRangeStart w:id="14"/>
      <w:r>
        <w:t>a review note</w:t>
      </w:r>
      <w:commentRangeEnd w:id="14"/>
      <w:r>
        <w:commentReference w:id="14"/>
      </w:r>
      <w:r>
        <w:t> for geometry measurement.</w:t>
      </w:r>
    </w:p>
    <w:sectPr>
      <w:pgSz w:w="12240" w:h="15840"/>
      <w:pgMar w:top="1440" w:right="1800" w:bottom="1440" w:left="1440"/>
    </w:sectPr>
  </w:body>
</w:document>
</file>

<file path=word/comments.xml><?xml version="1.0" encoding="utf-8"?>
<w:comments xmlns:w="http://schemas.openxmlformats.org/wordprocessingml/2006/main">
  <w:comment w:id="1" w:author="Reviewer" w:initials="RV" w:date="2026-06-01T00:00:00Z">
    <w:p>
      <w:r>
        <w:t>Public comment 1 for markup margin geometry.</w:t>
      </w:r>
    </w:p>
  </w:comment>
  <w:comment w:id="2" w:author="Reviewer" w:initials="RV" w:date="2026-06-01T00:00:00Z">
    <w:p>
      <w:r>
        <w:t>Public comment 2 for markup margin geometry.</w:t>
      </w:r>
    </w:p>
  </w:comment>
  <w:comment w:id="3" w:author="Reviewer" w:initials="RV" w:date="2026-06-01T00:00:00Z">
    <w:p>
      <w:r>
        <w:t>Public comment 3 for markup margin geometry.</w:t>
      </w:r>
    </w:p>
  </w:comment>
  <w:comment w:id="4" w:author="Reviewer" w:initials="RV" w:date="2026-06-01T00:00:00Z">
    <w:p>
      <w:r>
        <w:t>Public comment 4 for markup margin geometry.</w:t>
      </w:r>
    </w:p>
  </w:comment>
  <w:comment w:id="5" w:author="Reviewer" w:initials="RV" w:date="2026-06-01T00:00:00Z">
    <w:p>
      <w:r>
        <w:t>Public comment 5 for markup margin geometry.</w:t>
      </w:r>
    </w:p>
  </w:comment>
  <w:comment w:id="6" w:author="Reviewer" w:initials="RV" w:date="2026-06-01T00:00:00Z">
    <w:p>
      <w:r>
        <w:t>Public comment 6 for markup margin geometry.</w:t>
      </w:r>
    </w:p>
  </w:comment>
  <w:comment w:id="7" w:author="Reviewer" w:initials="RV" w:date="2026-06-01T00:00:00Z">
    <w:p>
      <w:r>
        <w:t>Public comment 7 for markup margin geometry.</w:t>
      </w:r>
    </w:p>
  </w:comment>
  <w:comment w:id="8" w:author="Reviewer" w:initials="RV" w:date="2026-06-01T00:00:00Z">
    <w:p>
      <w:r>
        <w:t>Public comment 8 for markup margin geometry.</w:t>
      </w:r>
    </w:p>
  </w:comment>
  <w:comment w:id="9" w:author="Reviewer" w:initials="RV" w:date="2026-06-01T00:00:00Z">
    <w:p>
      <w:r>
        <w:t>Public comment 9 for markup margin geometry.</w:t>
      </w:r>
    </w:p>
  </w:comment>
  <w:comment w:id="10" w:author="Reviewer" w:initials="RV" w:date="2026-06-01T00:00:00Z">
    <w:p>
      <w:r>
        <w:t>Public comment 10 for markup margin geometry.</w:t>
      </w:r>
    </w:p>
  </w:comment>
  <w:comment w:id="11" w:author="Reviewer" w:initials="RV" w:date="2026-06-01T00:00:00Z">
    <w:p>
      <w:r>
        <w:t>Public comment 11 for markup margin geometry.</w:t>
      </w:r>
    </w:p>
  </w:comment>
  <w:comment w:id="12" w:author="Reviewer" w:initials="RV" w:date="2026-06-01T00:00:00Z">
    <w:p>
      <w:r>
        <w:t>Public comment 12 for markup margin geometry.</w:t>
      </w:r>
    </w:p>
  </w:comment>
  <w:comment w:id="13" w:author="Reviewer" w:initials="RV" w:date="2026-06-01T00:00:00Z">
    <w:p>
      <w:r>
        <w:t>Public comment 13 for markup margin geometry.</w:t>
      </w:r>
    </w:p>
  </w:comment>
  <w:comment w:id="14" w:author="Reviewer" w:initials="RV" w:date="2026-06-01T00:00:00Z">
    <w:p>
      <w:r>
        <w:t>Public comment 14 for markup margin geometry.</w:t>
      </w:r>
    </w:p>
  </w:comment>
</w:comments>
</file>

<file path=word/_rels/document.xml.rels><?xml version="1.0" encoding="UTF-8"?>
<Relationships xmlns="http://schemas.openxmlformats.org/package/2006/relationships">
  <Relationship Id="rIdComments" Type="http://schemas.openxmlformats.org/officeDocument/2006/relationships/comments" Target="comments.xml"/>

</Relationships>
</file>