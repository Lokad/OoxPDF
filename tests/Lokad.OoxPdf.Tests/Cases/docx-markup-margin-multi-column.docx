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Multi-column markup margin geometry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p>
      <w:r>
        <w:t>Markup margin probe 4 keeps public body text before </w:t>
      </w:r>
      <w:del w:id="41" w:author="Reviewer" w:date="2026-06-01T00:00:00Z">
        <w:r>
          <w:delText>removed wording </w:delText>
        </w:r>
      </w:del>
      <w:ins w:id="42" w:author="Reviewer" w:date="2026-06-01T00:00:00Z">
        <w:r>
          <w:t>inserted wording </w:t>
        </w:r>
      </w:ins>
      <w:r>
        <w:t>and anchors </w:t>
      </w:r>
      <w:commentRangeStart w:id="4"/>
      <w:r>
        <w:t>a review note</w:t>
      </w:r>
      <w:commentRangeEnd w:id="4"/>
      <w:r>
        <w:commentReference w:id="4"/>
      </w:r>
      <w:r>
        <w:t> for geometry measurement.</w:t>
      </w:r>
    </w:p>
    <w:sectPr>
      <w:pgSz w:w="12240" w:h="15840"/>
      <w:pgMar w:top="1440" w:right="1440" w:bottom="1440" w:left="1440"/>
      <w:cols w:num="2" w:space="72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