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bookmarkStart w:id="10" w:name="FieldTarget"/>
      <w:r>
        <w:t>Target paragraph for fields. </w:t>
      </w:r>
      <w:bookmarkEnd w:id="10"/>
    </w:p>
    <w:p>
      <w:r>
        <w:t>Revised link and field: </w:t>
      </w:r>
      <w:hyperlink r:id="rIdMain">
        <w:r>
          <w:t>Link </w:t>
        </w:r>
        <w:del w:id="101" w:author="Reviewer" w:date="2026-06-01T10:00:00Z">
          <w:r>
            <w:delText>old </w:delText>
          </w:r>
        </w:del>
        <w:ins w:id="102" w:author="Reviewer" w:date="2026-06-01T10:05:00Z">
          <w:r>
            <w:t>new </w:t>
          </w:r>
        </w:ins>
      </w:hyperlink>
      <w:fldSimple w:instr=" REF FieldTarget ">
        <w:del w:id="103" w:author="Reviewer" w:date="2026-06-01T10:10:00Z">
          <w:r>
            <w:delText>field-old </w:delText>
          </w:r>
        </w:del>
        <w:ins w:id="104" w:author="Reviewer" w:date="2026-06-01T10:15:00Z">
          <w:r>
            <w:t>field-new </w:t>
          </w:r>
        </w:ins>
      </w:fldSimple>
    </w:p>
    <w:p>
      <w:r>
        <w:t>Moved link and field: </w:t>
      </w:r>
      <w:moveFrom w:id="201" w:author="Reviewer" w:date="2026-06-01T11:00:00Z">
        <w:hyperlink r:id="rIdMovedOld">
          <w:r>
            <w:t>moved old link </w:t>
          </w:r>
        </w:hyperlink>
        <w:fldSimple w:instr=" REF FieldTarget ">
          <w:r>
            <w:t>moved old field </w:t>
          </w:r>
        </w:fldSimple>
      </w:moveFrom>
      <w:moveTo w:id="202" w:author="Reviewer" w:date="2026-06-01T11:05:00Z">
        <w:hyperlink r:id="rIdMovedNew">
          <w:r>
            <w:t>moved new link </w:t>
          </w:r>
        </w:hyperlink>
        <w:fldSimple w:instr=" REF FieldTarget ">
          <w:r>
            <w:t>moved new field </w:t>
          </w:r>
        </w:fldSimple>
      </w:moveTo>
    </w:p>
    <w:p>
      <w:r>
        <w:t>Commented link and field: </w:t>
      </w:r>
      <w:commentRangeStart w:id="1"/>
      <w:hyperlink r:id="rIdCommented">
        <w:r>
          <w:t>commented link </w:t>
        </w:r>
      </w:hyperlink>
      <w:fldSimple w:instr=" REF FieldTarget ">
        <w:r>
          <w:t>commented field </w:t>
        </w:r>
      </w:fldSimple>
      <w:commentRangeEnd w:id="1"/>
      <w:r>
        <w:commentReference w:id="1"/>
      </w:r>
    </w:p>
    <w:tbl>
      <w:tblPr>
        <w:tblW w:w="9000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4500"/>
        <w:gridCol w:w="4500"/>
      </w:tblGrid>
      <w:tr>
        <w:tc>
          <w:p>
            <w:hyperlink r:id="rIdTable">
              <w:r>
                <w:t>table link</w:t>
              </w:r>
            </w:hyperlink>
          </w:p>
        </w:tc>
        <w:tc>
          <w:p>
            <w:fldSimple w:instr=" REF FieldTarget ">
              <w:r>
                <w:t>table field</w:t>
              </w:r>
            </w:fldSimple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1" w:author="Reviewer" w:initials="RV" w:date="2026-06-01T09:00:00Z">
    <w:p>
      <w:r>
        <w:t>Public comment for linked and fielded text.</w:t>
      </w:r>
    </w:p>
  </w:comment>
</w:comments>
</file>

<file path=word/_rels/document.xml.rels><?xml version="1.0" encoding="UTF-8"?>
<Relationships xmlns="http://schemas.openxmlformats.org/package/2006/relationships">
  <Relationship Id="rIdComments" Type="http://schemas.openxmlformats.org/officeDocument/2006/relationships/comments" Target="comments.xml"/>
  <Relationship Id="rIdMain" Type="http://schemas.openxmlformats.org/officeDocument/2006/relationships/hyperlink" Target="https://example.invalid/markup-main" TargetMode="External"/>
  <Relationship Id="rIdMovedOld" Type="http://schemas.openxmlformats.org/officeDocument/2006/relationships/hyperlink" Target="https://example.invalid/markup-moved-old" TargetMode="External"/>
  <Relationship Id="rIdMovedNew" Type="http://schemas.openxmlformats.org/officeDocument/2006/relationships/hyperlink" Target="https://example.invalid/markup-moved-new" TargetMode="External"/>
  <Relationship Id="rIdCommented" Type="http://schemas.openxmlformats.org/officeDocument/2006/relationships/hyperlink" Target="https://example.invalid/markup-commented" TargetMode="External"/>
  <Relationship Id="rIdTable" Type="http://schemas.openxmlformats.org/officeDocument/2006/relationships/hyperlink" Target="https://example.invalid/markup-table" TargetMode="External"/>
</Relationships>
</file>