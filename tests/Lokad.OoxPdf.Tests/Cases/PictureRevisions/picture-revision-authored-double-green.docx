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/>
      <w:r>
        <w:t>Public owner paragraph.</w:t>
      </w:r>
      <w:ins w:id="400" w:author="Nontext Reviewer" w:date="2026-10-17T00:00:00Z">
        <w:r>
          <w:rPr>
            <w:u w:val="double" w:color="00A000"/>
          </w:rPr>
          <w:drawing>
            <ns1:inline>
              <ns1:extent cx="457200" cy="228600"/>
              <ns1:docPr id="1" name="Public trend illustration"/>
              <ns2:graphic>
                <ns2:graphicData uri="http://schemas.openxmlformats.org/drawingml/2006/picture">
                  <ns3:pic>
                    <ns3:nvPicPr>
                      <ns3:cNvPr id="1" name="Public trend illustration"/>
                      <ns3:cNvPicPr/>
                    </ns3:nvPicPr>
                    <ns3:blipFill>
                      <ns2:blip r:embed="image"/>
                      <ns2:stretch>
                        <ns2:fillRect/>
                      </ns2:stretch>
                    </ns3:blipFill>
                    <ns3:spPr>
                      <ns2:xfrm>
                        <ns2:off x="0" y="0"/>
                        <ns2:ext cx="457200" cy="228600"/>
                      </ns2:xfrm>
                      <ns2:prstGeom prst="rect">
                        <ns2:avLst/>
                      </ns2:prstGeom>
                    </ns3:spPr>
                  </ns3:pic>
                </ns2:graphicData>
              </ns2:graphic>
            </ns1:inline>
          </w:drawing>
        </w:r>
      </w:ins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