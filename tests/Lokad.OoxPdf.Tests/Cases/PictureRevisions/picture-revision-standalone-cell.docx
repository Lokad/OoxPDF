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pPr/>
            <w:ins w:id="400" w:author="Nontext Reviewer" w:date="2026-10-17T00:00:00Z">
              <w:r>
                <w:drawing>
                  <ns1:inline>
                    <ns1:extent cx="457200" cy="228600"/>
                    <ns1:docPr id="1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r:embed="imag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w:drawing>
              </w:r>
            </w:ins>
          </w:p>
        </w:tc>
      </w:tr>
    </w:tbl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