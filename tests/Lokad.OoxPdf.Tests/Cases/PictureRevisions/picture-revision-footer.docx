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commentRangeStart w:id="0"/>
      <w:r>
        <w:t>Public comment anchor.</w:t>
      </w:r>
      <w:commentRangeEnd w:id="0"/>
      <w:r>
        <w:commentReference w:id="0"/>
      </w:r>
    </w:p>
    <w:sectPr>
      <w:pgSz w:w="12240" w:h="15840"/>
      <w:pgMar w:top="1440" w:right="1440" w:bottom="1440" w:left="1440" w:header="720" w:footer="720"/>
      <w:footerReference w:type="default" r:id="footer"/>
    </w:sectPr>
  </w:body>
</w:document>
</file>

<file path=word/comments.xml><?xml version="1.0" encoding="utf-8"?>
<w:comments xmlns:w="http://schemas.openxmlformats.org/wordprocessingml/2006/main">
  <w:comment w:id="0" w:author="Comment Reviewer" w:initials="CR">
    <w:p>
      <w:r>
        <w:t>Check source owner.</w:t>
      </w:r>
    </w:p>
  </w:comment>
</w:comments>
</file>

<file path=word/footer1.xml><?xml version="1.0" encoding="utf-8"?>
<w:ftr xmlns:ns1="http://schemas.openxmlformats.org/drawingml/2006/wordprocessingDrawing"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>
  <w:p>
    <w:pPr/>
    <w:r>
      <w:t>Public owner paragraph.</w:t>
    </w:r>
    <w:ins w:id="400" w:author="Nontext Reviewer" w:date="2026-10-17T00:00:00Z">
      <w:r>
        <w:drawing>
          <ns1:inline>
            <ns1:extent cx="457200" cy="228600"/>
            <ns1:docPr id="1" name="Public trend illustration"/>
            <ns2:graphic>
              <ns2:graphicData uri="http://schemas.openxmlformats.org/drawingml/2006/picture">
                <ns3:pic>
                  <ns3:nvPicPr>
                    <ns3:cNvPr id="1" name="Public trend illustration"/>
                    <ns3:cNvPicPr/>
                  </ns3:nvPicPr>
                  <ns3:blipFill>
                    <ns2:blip r:embed="image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457200" cy="22860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ins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