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tbl>
      <w:tblPr>
        <w:tblW w:w="9360" w:type="dxa"/>
        <w:tblLayout w:type="fixed"/>
      </w:tblPr>
      <w:tblGrid>
        <w:gridCol w:w="9360"/>
      </w:tblGrid>
      <w:tr>
        <w:tc>
          <w:tcPr>
            <w:tcW w:w="9360" w:type="dxa"/>
          </w:tcPr>
          <w:p>
            <w:pPr/>
            <w:r>
              <w:t>Public owner paragraph.</w:t>
            </w:r>
            <w:ins w:id="400" w:author="Nontext Reviewer" w:date="2026-10-17T00:00:00Z">
              <w:r>
                <w:drawing>
                  <ns1:inline>
                    <ns1:extent cx="1828800" cy="914400"/>
                    <ns1:docPr id="1" name="Public trend illustration"/>
                    <ns2:graphic>
                      <ns2:graphicData uri="http://schemas.openxmlformats.org/drawingml/2006/picture">
                        <ns3:pic>
                          <ns3:nvPicPr>
                            <ns3:cNvPr id="1" name="Public trend illustration"/>
                            <ns3:cNvPicPr/>
                          </ns3:nvPicPr>
                          <ns3:blipFill>
                            <ns2:blip r:embed="image"/>
                            <ns2:stretch>
                              <ns2:fillRect/>
                            </ns2:stretch>
                          </ns3:blipFill>
                          <ns3:spPr>
                            <ns2:xfrm>
                              <ns2:off x="0" y="0"/>
                              <ns2:ext cx="1828800" cy="914400"/>
                            </ns2:xfrm>
                            <ns2:prstGeom prst="rect">
                              <ns2:avLst/>
                            </ns2:prstGeom>
                          </ns3:spPr>
                        </ns3:pic>
                      </ns2:graphicData>
                    </ns2:graphic>
                  </ns1:inline>
                </w:drawing>
              </w:r>
            </w:ins>
          </w:p>
        </w:tc>
      </w:tr>
    </w:tbl>
    <w:p>
      <w:commentRangeStart w:id="0"/>
      <w:r>
        <w:t>Public comment anchor.</w:t>
      </w:r>
      <w:commentRangeEnd w:id="0"/>
      <w:r>
        <w:commentReference w:id="0"/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Comment Reviewer" w:initials="CR">
    <w:p>
      <w:r>
        <w:t>Check source owner.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