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  <w:footerReference w:type="default" r:id="footer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p>
    <w:pPr/>
    <w:r>
      <w:t>Public owner paragraph.</w:t>
    </w:r>
    <w:ins w:id="400" w:author="Nontext Reviewer" w:date="2026-10-17T00:00:00Z">
      <w:r>
        <w:drawing>
          <ns1:inline>
            <ns1:extent cx="457200" cy="228600"/>
            <ns1:docPr id="1" name="Public trend illustration"/>
            <ns2:graphic>
              <ns2:graphicData uri="http://schemas.openxmlformats.org/drawingml/2006/picture">
                <ns3:pic>
                  <ns3:nvPicPr>
                    <ns3:cNvPr id="1" name="Public trend illustration"/>
                    <ns3:cNvPicPr/>
                  </ns3:nvPicPr>
                  <ns3:blipFill>
                    <ns2:blip r:embed="image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457200" cy="2286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  <w:drawing>
          <ns1:inline>
            <ns1:extent cx="457200" cy="228600"/>
            <ns1:docPr id="2" name="Public trend illustration"/>
            <ns2:graphic>
              <ns2:graphicData uri="http://schemas.openxmlformats.org/drawingml/2006/picture">
                <ns3:pic>
                  <ns3:nvPicPr>
                    <ns3:cNvPr id="1" name="Public trend illustration"/>
                    <ns3:cNvPicPr/>
                  </ns3:nvPicPr>
                  <ns3:blipFill>
                    <ns2:blip r:embed="image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457200" cy="2286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  <w:t xml:space="preserve"> Attached source.</w:t>
      </w:r>
    </w:ins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