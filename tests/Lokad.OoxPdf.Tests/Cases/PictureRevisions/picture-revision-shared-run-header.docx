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headerReference w:type="default" r:id="header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/>
    <w:r>
      <w:t>Public owner paragraph.</w:t>
    </w:r>
    <w:ins w:id="400" w:author="Nontext Reviewer" w:date="2026-10-17T00:00:00Z">
      <w:r>
        <w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r:embed="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  <w:drawing>
          <ns1:inline>
            <ns1:extent cx="457200" cy="228600"/>
            <ns1:docPr id="2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r:embed="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  <w:t xml:space="preserve"> Attached source.</w:t>
      </w:r>
    </w:ins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