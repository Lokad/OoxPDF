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Visible final-view comment </w:t>
      </w:r>
      <w:commentRangeStart w:id="1"/>
      <w:r>
        <w:t>remains anchored</w:t>
      </w:r>
      <w:commentRangeEnd w:id="1"/>
      <w:r>
        <w:commentReference w:id="1"/>
      </w:r>
      <w:r>
        <w:t>.</w:t>
      </w:r>
    </w:p>
    <w:del w:id="20" w:author="Reviewer" w:date="2026-06-01T10:00:00Z">
      <w:p>
        <w:r>
          <w:delText>Deleted text before hidden comment </w:delText>
        </w:r>
        <w:commentRangeStart w:id="2"/>
        <w:r>
          <w:delText>hidden anchor</w:delText>
        </w:r>
        <w:commentRangeEnd w:id="2"/>
        <w:r>
          <w:commentReference w:id="2"/>
        </w:r>
      </w:p>
    </w:de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10:05:00Z">
    <w:p w14:paraId="50505050">
      <w:r>
        <w:t>Visible comment body.</w:t>
      </w:r>
    </w:p>
  </w:comment>
  <w:comment w:id="2" w:author="Reviewer Two" w:initials="R2" w:date="2026-06-01T10:10:00Z">
    <w:p w14:paraId="60606060">
      <w:r>
        <w:t>Comment anchored only in deleted content.</w:t>
      </w:r>
    </w:p>
  </w:comment>
  <w:comment w:id="3" w:author="Reviewer Three" w:initials="R3" w:date="2026-06-01T10:15:00Z">
    <w:p w14:paraId="70707070">
      <w:r>
        <w:t>Orphan public comment body.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