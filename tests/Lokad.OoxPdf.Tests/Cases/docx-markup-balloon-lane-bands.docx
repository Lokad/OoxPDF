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Balloon lane-band placement</w:t>
      </w:r>
    </w:p>
    <w:p>
      <w:r>
        <w:t>Markup margin probe 1 keeps public body text before </w:t>
      </w:r>
      <w:del w:id="11" w:author="Reviewer" w:date="2026-06-01T00:00:00Z">
        <w:r>
          <w:delText>removed wording </w:delText>
        </w:r>
      </w:del>
      <w:ins w:id="12" w:author="Reviewer" w:date="2026-06-01T00:00:00Z">
        <w:r>
          <w:t>inserted wording </w:t>
        </w:r>
      </w:ins>
      <w:r>
        <w:t>and anchors </w:t>
      </w:r>
      <w:commentRangeStart w:id="1"/>
      <w:r>
        <w:t>a review note</w:t>
      </w:r>
      <w:commentRangeEnd w:id="1"/>
      <w:r>
        <w:commentReference w:id="1"/>
      </w:r>
      <w:r>
        <w:t> for geometry measurement.</w:t>
      </w:r>
    </w:p>
    <w:p>
      <w:pPr>
        <w:spacing w:line="1800" w:lineRule="exact"/>
      </w:pPr>
      <w:r>
        <w:t>Public spacer for review lane bands.</w:t>
      </w:r>
    </w:p>
    <w:p>
      <w:r>
        <w:t>Markup margin probe 2 keeps public body text before </w:t>
      </w:r>
      <w:del w:id="21" w:author="Reviewer" w:date="2026-06-01T00:00:00Z">
        <w:r>
          <w:delText>removed wording </w:delText>
        </w:r>
      </w:del>
      <w:ins w:id="2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pPr>
        <w:spacing w:line="1440" w:lineRule="exact"/>
      </w:pPr>
      <w:r>
        <w:t>Public spacer for review lane bands.</w:t>
      </w:r>
    </w:p>
    <w:p>
      <w:r>
        <w:t>Markup margin probe 3 keeps public body text before </w:t>
      </w:r>
      <w:del w:id="31" w:author="Reviewer" w:date="2026-06-01T00:00:00Z">
        <w:r>
          <w:delText>removed wording </w:delText>
        </w:r>
      </w:del>
      <w:ins w:id="3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sectPr>
      <w:pgSz w:w="12240" w:h="15840"/>
      <w:pgMar w:top="1440" w:right="1800" w:bottom="1440" w:left="144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
</Relationships>
</file>