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Calibri" w:hAnsi="Calibri"/>
          <w:sz w:val="24"/>
          <w:kern w:val="0"/>
        </w:rPr>
        <w:t>Public first paragraph AVATAR To Wa.</w:t>
      </w:r>
      <w:ins w:id="7" w:author="Empty Reviewer" w:date="2026-10-17T00:00:00Z">
        <w:r>
          <w:t/>
        </w:r>
      </w:ins>
    </w:p>
    <w:p>
      <w:pPr>
        <w:spacing w:before="0" w:after="0" w:line="360" w:lineRule="atLeast"/>
      </w:pPr>
      <w:r>
        <w:rPr>
          <w:rFonts w:ascii="Calibri" w:hAnsi="Calibri"/>
          <w:sz w:val="24"/>
          <w:kern w:val="0"/>
        </w:rPr>
        <w:t>Public second paragraph.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