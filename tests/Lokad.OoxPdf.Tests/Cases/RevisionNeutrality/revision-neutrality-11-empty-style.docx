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20" w:lineRule="atLeast"/>
      </w:pPr>
      <w:r>
        <w:rPr>
          <w:rFonts w:ascii="Calibri" w:hAnsi="Calibri"/>
          <w:sz w:val="22"/>
          <w:kern w:val="0"/>
        </w:rPr>
        <w:t>Public first paragraph AVATAR To Wa.</w:t>
      </w:r>
      <w:ins w:id="7" w:author="Empty Reviewer" w:date="2026-10-17T00:00:00Z">
        <w:r>
          <w:rPr>
            <w:rFonts w:ascii="Arial" w:hAnsi="Arial"/>
            <w:sz w:val="36"/>
          </w:rPr>
          <w:t/>
        </w:r>
      </w:ins>
    </w:p>
    <w:p>
      <w:pPr>
        <w:spacing w:before="0" w:after="0" w:line="320" w:lineRule="atLeast"/>
      </w:pPr>
      <w:r>
        <w:rPr>
          <w:rFonts w:ascii="Calibri" w:hAnsi="Calibri"/>
          <w:sz w:val="22"/>
          <w:kern w:val="0"/>
        </w:rPr>
        <w:t>Public second paragraph.</w:t>
      </w:r>
    </w:p>
    <w:sectPr>
      <w:pgSz w:w="12240" w:h="15840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