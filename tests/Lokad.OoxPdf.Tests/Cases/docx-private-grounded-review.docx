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r>
        <w:rPr>
          <w:b/>
          <w:sz w:val="30"/>
        </w:rPr>
        <w:t>Private-grounded DOCX review fixture</w:t>
      </w:r>
    </w:p>
    <w:p>
      <w:bookmarkStart w:id="11" w:name="SyntheticAnchor"/>
      <w:r>
        <w:t>Complex cached field: </w:t>
      </w:r>
      <w:r>
        <w:fldChar w:fldCharType="begin"/>
      </w:r>
      <w:r>
        <w:instrText> REF SyntheticAnchor </w:instrText>
      </w:r>
      <w:r>
        <w:fldChar w:fldCharType="separate"/>
      </w:r>
      <w:r>
        <w:t>cached reference result</w:t>
      </w:r>
      <w:r>
        <w:fldChar w:fldCharType="end"/>
      </w:r>
      <w:bookmarkEnd w:id="11"/>
    </w:p>
    <w:p>
      <w:r>
        <w:t>Anchored text box follows this paragraph.</w:t>
      </w:r>
      <w:r>
        <w:drawing>
          <wp:anchor simplePos="0" relativeHeight="25165824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1828800</wp:posOffset>
            </wp:positionV>
            <wp:extent cx="2743200" cy="914400"/>
            <wp:wrapSquare wrapText="bothSides"/>
            <wp:docPr id="1" name="TextBox 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>Anchored review note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pPr>
        <w:pStyle w:val="ReviewSpacing"/>
      </w:pPr>
      <w:r>
        <w:t>Styled spacing paragraph before a numbered block.</w:t>
      </w:r>
    </w:p>
    <w:p>
      <w:pPr>
        <w:numPr>
          <w:ilvl w:val="0"/>
          <w:numId w:val="7"/>
        </w:numPr>
      </w:pPr>
      <w:r>
        <w:t>Numbered item with hanging indent and tab suffix.</w:t>
      </w:r>
    </w:p>
    <w:p>
      <w:pPr>
        <w:numPr>
          <w:ilvl w:val="1"/>
          <w:numId w:val="7"/>
        </w:numPr>
      </w:pPr>
      <w:r>
        <w:t>Nested numbered item resets under the parent item.</w:t>
      </w:r>
    </w:p>
    <w:p>
      <w:pPr>
        <w:pPrChange w:id="31" w:author="Reviewer" w:date="2026-06-01T00:00:00Z">
          <w:pPr>
            <w:spacing w:after="360"/>
          </w:pPr>
        </w:pPrChange>
      </w:pPr>
      <w:r>
        <w:t>Formatting revision on paragraph and </w:t>
      </w:r>
      <w:r>
        <w:rPr>
          <w:rPrChange w:id="32" w:author="Reviewer" w:date="2026-06-01T00:00:00Z">
            <w:rPr>
              <w:b/>
            </w:rPr>
          </w:rPrChange>
        </w:rPr>
        <w:t>run text</w:t>
      </w:r>
      <w:r>
        <w:t>.</w:t>
      </w:r>
    </w:p>
    <w:p>
      <w:commentRangeStart w:id="1"/>
      <w:r>
        <w:t>Visible comment anchor</w:t>
      </w:r>
      <w:commentRangeEnd w:id="1"/>
      <w:r>
        <w:commentReference w:id="1"/>
      </w:r>
    </w:p>
    <w:del w:id="41" w:author="Reviewer" w:date="2026-06-01T00:00:00Z">
      <w:p>
        <w:commentRangeStart w:id="2"/>
        <w:r>
          <w:delText>Hidden deleted comment anchor</w:delText>
        </w:r>
        <w:commentRangeEnd w:id="2"/>
        <w:r>
          <w:commentReference w:id="2"/>
        </w:r>
      </w:p>
    </w:del>
    <w:p>
      <w:commentRangeStart w:id="4"/>
      <w:r>
        <w:t>Threaded parent comment anchor</w:t>
      </w:r>
      <w:commentRangeEnd w:id="4"/>
      <w:r>
        <w:commentReference w:id="4"/>
      </w:r>
    </w:p>
    <w:p>
      <w:r>
        <w:t>Dense revisions:</w:t>
      </w:r>
    </w:p>
    <w:p>
      <w:r>
        <w:t>Dense 01 </w:t>
      </w:r>
      <w:del w:id="101" w:author="A" w:date="2026-06-01T00:00:00Z">
        <w:r>
          <w:delText>old</w:delText>
        </w:r>
      </w:del>
      <w:ins w:id="102" w:author="B" w:date="2026-06-01T00:00:00Z">
        <w:r>
          <w:t>new</w:t>
        </w:r>
      </w:ins>
    </w:p>
    <w:p>
      <w:r>
        <w:t>Dense 02 </w:t>
      </w:r>
      <w:del w:id="103" w:author="A" w:date="2026-06-01T00:00:00Z">
        <w:r>
          <w:delText>old</w:delText>
        </w:r>
      </w:del>
      <w:ins w:id="104" w:author="B" w:date="2026-06-01T00:00:00Z">
        <w:r>
          <w:t>new</w:t>
        </w:r>
      </w:ins>
    </w:p>
    <w:p>
      <w:r>
        <w:t>Dense 03 </w:t>
      </w:r>
      <w:del w:id="105" w:author="A" w:date="2026-06-01T00:00:00Z">
        <w:r>
          <w:delText>old</w:delText>
        </w:r>
      </w:del>
      <w:ins w:id="106" w:author="B" w:date="2026-06-01T00:00:00Z">
        <w:r>
          <w:t>new</w:t>
        </w:r>
      </w:ins>
    </w:p>
    <w:p>
      <w:r>
        <w:t>Dense 04 </w:t>
      </w:r>
      <w:del w:id="107" w:author="A" w:date="2026-06-01T00:00:00Z">
        <w:r>
          <w:delText>old</w:delText>
        </w:r>
      </w:del>
      <w:ins w:id="108" w:author="B" w:date="2026-06-01T00:00:00Z">
        <w:r>
          <w:t>new</w:t>
        </w:r>
      </w:ins>
    </w:p>
    <w:tbl>
      <w:tblPr>
        <w:tblW w:w="7200" w:type="dxa"/>
        <w:tblBorders>
          <w:top w:val="double" w:sz="8" w:color="2F5597"/>
          <w:left w:val="dashed" w:sz="8" w:color="548235"/>
          <w:bottom w:val="dotted" w:sz="8" w:color="C55A11"/>
          <w:right w:val="single" w:sz="8" w:color="7030A0"/>
          <w:insideH w:val="dashed" w:sz="6" w:color="808080"/>
          <w:insideV w:val="dotted" w:sz="6" w:color="808080"/>
        </w:tblBorders>
        <w:tblPrChange w:id="51" w:author="Reviewer" w:date="2026-06-01T00:00:00Z">
          <w:tblPr>
            <w:tblBorders>
              <w:top w:val="single"/>
            </w:tblBorders>
          </w:tblPr>
        </w:tblPrChange>
      </w:tblPr>
      <w:tblGrid>
        <w:gridCol w:w="3600"/>
        <w:gridCol w:w="3600"/>
      </w:tblGrid>
      <w:tr>
        <w:trPr>
          <w:trPrChange w:id="52" w:author="Reviewer" w:date="2026-06-01T00:00:00Z">
            <w:trPr>
              <w:trHeight w:val="500"/>
            </w:trPr>
          </w:trPrChange>
        </w:trPr>
        <w:tc>
          <w:tcPr>
            <w:tcW w:w="3600" w:type="dxa"/>
            <w:tcPrChange w:id="53" w:author="Reviewer" w:date="2026-06-01T00:00:00Z">
              <w:tcPr>
                <w:tcW w:w="3200" w:type="dxa"/>
              </w:tcPr>
            </w:tcPrChange>
          </w:tcPr>
          <w:p>
            <w:r>
              <w:t>Border style cell A</w:t>
            </w:r>
          </w:p>
        </w:tc>
        <w:tc>
          <w:p>
            <w:del w:id="54" w:author="Reviewer" w:date="2026-06-01T00:00:00Z">
              <w:r>
                <w:delText>old cell text</w:delText>
              </w:r>
            </w:del>
            <w:ins w:id="55" w:author="Reviewer" w:date="2026-06-01T00:00:00Z">
              <w:r>
                <w:t>new cell text</w:t>
              </w:r>
            </w:ins>
          </w:p>
        </w:tc>
      </w:tr>
    </w:tbl>
    <w:sectPr>
      <w:pgSz w:w="12240" w:h="15840"/>
      <w:pgMar w:top="1440" w:right="1800" w:bottom="1440" w:left="144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Reviewer" w:initials="RV" w:date="2026-06-01T00:00:00Z">
    <w:p>
      <w:r>
        <w:t>Visible synthetic comment.</w:t>
      </w:r>
    </w:p>
  </w:comment>
  <w:comment w:id="2" w:author="Reviewer" w:initials="RV" w:date="2026-06-01T00:00:00Z">
    <w:p>
      <w:r>
        <w:t>Hidden-anchor synthetic comment.</w:t>
      </w:r>
    </w:p>
  </w:comment>
  <w:comment w:id="3" w:author="Reviewer" w:initials="RV" w:date="2026-06-01T00:00:00Z">
    <w:p>
      <w:r>
        <w:t>Orphaned synthetic comment.</w:t>
      </w:r>
    </w:p>
  </w:comment>
  <w:comment w:id="4" w:author="Reviewer" w:initials="RV" w:date="2026-06-01T00:00:00Z">
    <w:p w14:paraId="AAAABBBB">
      <w:r>
        <w:t>Thread parent synthetic comment.</w:t>
      </w:r>
    </w:p>
  </w:comment>
  <w:comment w:id="5" w:author="Reviewer" w:initials="RV" w:date="2026-06-01T00:01:00Z">
    <w:p w14:paraId="CCCCDDDD">
      <w:r>
        <w:t>Thread reply synthetic comment.</w:t>
      </w:r>
    </w:p>
  </w:comment>
</w:comments>
</file>

<file path=word/commentsExtended.xml><?xml version="1.0" encoding="utf-8"?>
<w15:commentsEx xmlns:w15="http://schemas.microsoft.com/office/word/2012/wordml">
  <w15:commentEx w15:paraId="AAAABBBB" w15:done="0"/>
  <w15:commentEx w15:paraId="CCCCDDDD" w15:paraIdParent="AAAABBBB" w15:done="0"/>
</w15:commentsEx>
</file>

<file path=word/numbering.xml><?xml version="1.0" encoding="utf-8"?>
<w:numbering xmlns:w="http://schemas.openxmlformats.org/wordprocessingml/2006/main">
  <w:abstractNum w:abstractNumId="7">
    <w:lvl w:ilvl="0">
      <w:start w:val="1"/>
      <w:numFmt w:val="decimal"/>
      <w:lvlText w:val="%1."/>
      <w:suff w:val="tab"/>
      <w:pPr>
        <w:ind w:left="720" w:hanging="360"/>
        <w:tabs>
          <w:tab w:val="num" w:pos="720"/>
        </w:tabs>
      </w:pPr>
    </w:lvl>
    <w:lvl w:ilvl="1">
      <w:start w:val="1"/>
      <w:numFmt w:val="lowerLetter"/>
      <w:lvlText w:val="%2)"/>
      <w:suff w:val="space"/>
      <w:pPr>
        <w:ind w:left="1440" w:hanging="360"/>
      </w:pPr>
    </w:lvl>
  </w:abstractNum>
  <w:num w:numId="7">
    <w:abstractNumId w:val="7"/>
  </w:num>
</w:numbering>
</file>

<file path=word/styles.xml><?xml version="1.0" encoding="utf-8"?>
<w:styles xmlns:w="http://schemas.openxmlformats.org/wordprocessingml/2006/main">
  <w:style w:type="paragraph" w:styleId="ReviewSpacing">
    <w:name w:val="Review Spacing"/>
    <w:pPr>
      <w:spacing w:before="240" w:after="180" w:line="276" w:lineRule="auto"/>
    </w:pPr>
  </w:style>
</w:styles>
</file>

<file path=word/_rels/document.xml.rels><?xml version="1.0" encoding="UTF-8"?>
<Relationships xmlns="http://schemas.openxmlformats.org/package/2006/relationships">
  <Relationship Id="rIdStyles" Type="http://schemas.openxmlformats.org/officeDocument/2006/relationships/styles" Target="styles.xml"/>
  <Relationship Id="rIdNumbering" Type="http://schemas.openxmlformats.org/officeDocument/2006/relationships/numbering" Target="numbering.xml"/>
  <Relationship Id="rIdComments" Type="http://schemas.openxmlformats.org/officeDocument/2006/relationships/comments" Target="comments.xml"/>
  <Relationship Id="rIdCommentsExtended" Type="http://schemas.microsoft.com/office/2011/relationships/commentsExtended" Target="commentsExtended.xml"/>
</Relationships>
</file>