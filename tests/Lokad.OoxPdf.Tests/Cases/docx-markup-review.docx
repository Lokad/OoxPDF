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0"/>
        </w:rPr>
        <w:t>DOCX markup review fixture</w:t>
      </w:r>
    </w:p>
    <w:p>
      <w:pPr>
        <w:rPr>
          <w:rPrChange w:id="21" w:author="Reviewer" w:date="2026-06-01T00:00:00Z"/>
        </w:rPr>
      </w:pPr>
      <w:bookmarkStart w:id="4" w:name="ReviewAnchor"/>
      <w:r>
        <w:t>The reviewed sentence keeps </w:t>
      </w:r>
      <w:del w:id="1" w:author="Reviewer" w:date="2026-06-01T00:00:00Z">
        <w:r>
          <w:delText>old wording </w:delText>
        </w:r>
      </w:del>
      <w:ins w:id="2" w:author="Reviewer" w:date="2026-06-01T00:00:00Z">
        <w:r>
          <w:t>new wording </w:t>
        </w:r>
      </w:ins>
      <w:r>
        <w:t>and a </w:t>
      </w:r>
      <w:commentRangeStart w:id="1"/>
      <w:r>
        <w:t>comment anchor</w:t>
      </w:r>
      <w:commentRangeEnd w:id="1"/>
      <w:r>
        <w:commentReference w:id="1"/>
      </w:r>
      <w:r>
        <w:t>.</w:t>
      </w:r>
      <w:bookmarkEnd w:id="4"/>
    </w:p>
    <w:p>
      <w:r>
        <w:t>Move tracking shows </w:t>
      </w:r>
      <w:moveFrom w:id="3" w:author="Reviewer" w:date="2026-06-01T00:00:00Z">
        <w:r>
          <w:t>the source phrase </w:t>
        </w:r>
      </w:moveFrom>
      <w:moveTo w:id="4" w:author="Reviewer" w:date="2026-06-01T00:00:00Z">
        <w:r>
          <w:t>the destination phrase </w:t>
        </w:r>
      </w:moveTo>
      <w:r>
        <w:t>without private content.</w:t>
      </w:r>
    </w:p>
    <w:p>
      <w:r>
        <w:t>Internal link: </w:t>
      </w:r>
      <w:hyperlink w:anchor="ReviewAnchor">
        <w:r>
          <w:t>review anchor</w:t>
        </w:r>
      </w:hyperlink>
      <w:r>
        <w:t>; field result: </w:t>
      </w:r>
      <w:fldSimple w:instr=" DATE ">
        <w:del w:id="5" w:author="Reviewer" w:date="2026-06-01T00:00:00Z">
          <w:r>
            <w:delText>old date </w:delText>
          </w:r>
        </w:del>
        <w:ins w:id="6" w:author="Reviewer" w:date="2026-06-01T00:00:00Z">
          <w:r>
            <w:t>new date </w:t>
          </w:r>
        </w:ins>
      </w:fldSimple>
    </w:p>
    <w:tbl>
      <w:tblPr>
        <w:tblW w:w="7200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600"/>
        <w:gridCol w:w="3600"/>
      </w:tblGrid>
      <w:tr>
        <w:trPr>
          <w:tblHeader/>
        </w:trPr>
        <w:tc>
          <w:p>
            <w:r>
              <w:t>Review area</w:t>
            </w:r>
          </w:p>
        </w:tc>
        <w:tc>
          <w:p>
            <w:r>
              <w:t>Markup content</w:t>
            </w:r>
          </w:p>
        </w:tc>
      </w:tr>
      <w:tr>
        <w:tc>
          <w:p>
            <w:commentRangeStart w:id="2"/>
            <w:r>
              <w:t>Table comment</w:t>
            </w:r>
            <w:commentRangeEnd w:id="2"/>
            <w:r>
              <w:commentReference w:id="2"/>
            </w:r>
          </w:p>
        </w:tc>
        <w:tc>
          <w:p>
            <w:del w:id="7" w:author="Reviewer" w:date="2026-06-01T00:00:00Z">
              <w:r>
                <w:delText>removed cell text</w:delText>
              </w:r>
            </w:del>
            <w:ins w:id="8" w:author="Reviewer" w:date="2026-06-01T00:00:00Z">
              <w:r>
                <w:t>added cell text</w:t>
              </w:r>
            </w:ins>
          </w:p>
        </w:tc>
      </w:tr>
    </w:tbl>
    <w:sectPr>
      <w:pgSz w:w="12240" w:h="15840"/>
      <w:pgMar w:top="1440" w:right="1800" w:bottom="1440" w:left="1440"/>
    </w:sectPr>
  </w:body>
</w:document>
</file>

<file path=word/comments.xml><?xml version="1.0" encoding="utf-8"?>
<w:comments xmlns:w="http://schemas.openxmlformats.org/wordprocessingml/2006/main">
  <w:comment w:id="1" w:author="Reviewer" w:initials="RV" w:date="2026-06-01T00:00:00Z">
    <w:p>
      <w:r>
        <w:t>Generic body comment for markup rendering.</w:t>
      </w:r>
    </w:p>
  </w:comment>
  <w:comment w:id="2" w:author="Reviewer" w:initials="RV" w:date="2026-06-01T00:00:00Z">
    <w:p>
      <w:r>
        <w:t>Generic table comment for markup rendering.</w:t>
      </w:r>
    </w:p>
  </w:comment>
</w:comments>
</file>

<file path=word/_rels/document.xml.rels><?xml version="1.0" encoding="UTF-8"?>
<Relationships xmlns="http://schemas.openxmlformats.org/package/2006/relationships">
  <Relationship Id="rIdComments" Type="http://schemas.openxmlformats.org/officeDocument/2006/relationships/comments" Target="comments.xml"/>
</Relationships>
</file>